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4B40A3" w14:textId="77777777" w:rsidR="0056399F" w:rsidRPr="00F31A8A" w:rsidRDefault="00F525EE" w:rsidP="00F525EE">
      <w:pPr>
        <w:pStyle w:val="Title"/>
        <w:jc w:val="center"/>
        <w:rPr>
          <w:b/>
          <w:bCs/>
          <w:sz w:val="36"/>
          <w:szCs w:val="36"/>
        </w:rPr>
      </w:pPr>
      <w:r w:rsidRPr="00F31A8A">
        <w:rPr>
          <w:b/>
          <w:bCs/>
          <w:sz w:val="36"/>
          <w:szCs w:val="36"/>
        </w:rPr>
        <w:t>Прохождение критической энергии в протонном синхротроне У-70 в гармоническом ВЧ</w:t>
      </w:r>
    </w:p>
    <w:p w14:paraId="11FB8E66" w14:textId="69C151A2" w:rsidR="00F525EE" w:rsidRPr="00073FF4" w:rsidRDefault="00F525EE" w:rsidP="003A0466">
      <w:pPr>
        <w:jc w:val="center"/>
        <w:rPr>
          <w:sz w:val="28"/>
          <w:szCs w:val="28"/>
        </w:rPr>
      </w:pPr>
      <w:r w:rsidRPr="003A525B">
        <w:rPr>
          <w:sz w:val="28"/>
          <w:szCs w:val="28"/>
        </w:rPr>
        <w:t>Колокольчиков С.</w:t>
      </w:r>
      <w:r w:rsidR="00BD26A9" w:rsidRPr="003A525B">
        <w:rPr>
          <w:sz w:val="28"/>
          <w:szCs w:val="28"/>
          <w:vertAlign w:val="superscript"/>
        </w:rPr>
        <w:t>1,2</w:t>
      </w:r>
      <w:r w:rsidRPr="003A525B">
        <w:rPr>
          <w:sz w:val="28"/>
          <w:szCs w:val="28"/>
        </w:rPr>
        <w:t>, Сеничев Ю.</w:t>
      </w:r>
      <w:r w:rsidR="00BD26A9" w:rsidRPr="003A525B">
        <w:rPr>
          <w:sz w:val="28"/>
          <w:szCs w:val="28"/>
          <w:vertAlign w:val="superscript"/>
        </w:rPr>
        <w:t xml:space="preserve"> 1,2</w:t>
      </w:r>
      <w:r w:rsidR="00BD26A9" w:rsidRPr="003A525B">
        <w:rPr>
          <w:sz w:val="28"/>
          <w:szCs w:val="28"/>
        </w:rPr>
        <w:t xml:space="preserve">, </w:t>
      </w:r>
      <w:r w:rsidR="003A0466" w:rsidRPr="003A525B">
        <w:rPr>
          <w:sz w:val="28"/>
          <w:szCs w:val="28"/>
        </w:rPr>
        <w:t>Калинин В.</w:t>
      </w:r>
      <w:r w:rsidR="00073FF4" w:rsidRPr="00073FF4">
        <w:rPr>
          <w:sz w:val="28"/>
          <w:szCs w:val="28"/>
          <w:vertAlign w:val="superscript"/>
        </w:rPr>
        <w:t>3</w:t>
      </w:r>
      <w:r w:rsidR="003A0466" w:rsidRPr="003A525B">
        <w:rPr>
          <w:sz w:val="28"/>
          <w:szCs w:val="28"/>
        </w:rPr>
        <w:t>, Пашков П.</w:t>
      </w:r>
      <w:r w:rsidR="00BD26A9" w:rsidRPr="003A525B">
        <w:rPr>
          <w:sz w:val="28"/>
          <w:szCs w:val="28"/>
          <w:vertAlign w:val="superscript"/>
        </w:rPr>
        <w:t xml:space="preserve"> </w:t>
      </w:r>
      <w:r w:rsidR="00073FF4" w:rsidRPr="00073FF4">
        <w:rPr>
          <w:sz w:val="28"/>
          <w:szCs w:val="28"/>
          <w:vertAlign w:val="superscript"/>
        </w:rPr>
        <w:t>3</w:t>
      </w:r>
      <w:r w:rsidR="003A0466" w:rsidRPr="003A525B">
        <w:rPr>
          <w:sz w:val="28"/>
          <w:szCs w:val="28"/>
        </w:rPr>
        <w:t>, Ермолаев А.</w:t>
      </w:r>
      <w:r w:rsidR="00BD26A9" w:rsidRPr="003A525B">
        <w:rPr>
          <w:sz w:val="28"/>
          <w:szCs w:val="28"/>
          <w:vertAlign w:val="superscript"/>
        </w:rPr>
        <w:t xml:space="preserve"> </w:t>
      </w:r>
      <w:r w:rsidR="00073FF4" w:rsidRPr="00073FF4">
        <w:rPr>
          <w:sz w:val="28"/>
          <w:szCs w:val="28"/>
          <w:vertAlign w:val="superscript"/>
        </w:rPr>
        <w:t>3</w:t>
      </w:r>
    </w:p>
    <w:p w14:paraId="7A92A928" w14:textId="77777777" w:rsidR="003A0466" w:rsidRPr="003A525B" w:rsidRDefault="00BD26A9" w:rsidP="003A0466">
      <w:pPr>
        <w:jc w:val="center"/>
        <w:rPr>
          <w:sz w:val="28"/>
          <w:szCs w:val="28"/>
        </w:rPr>
      </w:pPr>
      <w:r w:rsidRPr="003A525B">
        <w:rPr>
          <w:sz w:val="28"/>
          <w:szCs w:val="28"/>
          <w:vertAlign w:val="superscript"/>
        </w:rPr>
        <w:t>1</w:t>
      </w:r>
      <w:r w:rsidRPr="003A525B">
        <w:rPr>
          <w:sz w:val="28"/>
          <w:szCs w:val="28"/>
        </w:rPr>
        <w:t>Институт ядерных исследований Российской академии наук, Москва</w:t>
      </w:r>
    </w:p>
    <w:p w14:paraId="67705605" w14:textId="77777777" w:rsidR="003A0466" w:rsidRPr="003A525B" w:rsidRDefault="00BD26A9" w:rsidP="003A0466">
      <w:pPr>
        <w:jc w:val="center"/>
        <w:rPr>
          <w:sz w:val="28"/>
          <w:szCs w:val="28"/>
        </w:rPr>
      </w:pPr>
      <w:r w:rsidRPr="003A525B">
        <w:rPr>
          <w:sz w:val="28"/>
          <w:szCs w:val="28"/>
          <w:vertAlign w:val="superscript"/>
        </w:rPr>
        <w:t>2</w:t>
      </w:r>
      <w:r w:rsidRPr="003A525B">
        <w:rPr>
          <w:sz w:val="28"/>
          <w:szCs w:val="28"/>
        </w:rPr>
        <w:t xml:space="preserve"> Московский физико-технический институт, Долгопрудный</w:t>
      </w:r>
    </w:p>
    <w:p w14:paraId="51B0B92A" w14:textId="2F775D3E" w:rsidR="003A0466" w:rsidRPr="003A525B" w:rsidRDefault="00073FF4" w:rsidP="003A0466">
      <w:pPr>
        <w:jc w:val="center"/>
        <w:rPr>
          <w:sz w:val="28"/>
          <w:szCs w:val="28"/>
        </w:rPr>
      </w:pPr>
      <w:r w:rsidRPr="00073FF4">
        <w:rPr>
          <w:sz w:val="28"/>
          <w:szCs w:val="28"/>
          <w:vertAlign w:val="superscript"/>
        </w:rPr>
        <w:t>3</w:t>
      </w:r>
      <w:r w:rsidR="00E3073E" w:rsidRPr="003A525B">
        <w:rPr>
          <w:sz w:val="28"/>
          <w:szCs w:val="28"/>
        </w:rPr>
        <w:t xml:space="preserve"> Институт физики высоких энергий, Протвино</w:t>
      </w:r>
    </w:p>
    <w:sdt>
      <w:sdtPr>
        <w:rPr>
          <w:rFonts w:asciiTheme="minorHAnsi" w:eastAsiaTheme="minorHAnsi" w:hAnsiTheme="minorHAnsi" w:cstheme="minorBidi"/>
          <w:color w:val="auto"/>
          <w:sz w:val="24"/>
          <w:szCs w:val="24"/>
          <w:lang w:eastAsia="en-US"/>
        </w:rPr>
        <w:id w:val="87520319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3BC6AA9" w14:textId="77777777" w:rsidR="00BD6DC8" w:rsidRPr="00E02420" w:rsidRDefault="00BD6DC8" w:rsidP="00A43120">
          <w:pPr>
            <w:pStyle w:val="TOCHeading"/>
          </w:pPr>
          <w:r w:rsidRPr="00E02420">
            <w:t>Оглавление</w:t>
          </w:r>
        </w:p>
        <w:p w14:paraId="6E54862C" w14:textId="77777777" w:rsidR="008F1185" w:rsidRPr="00E02420" w:rsidRDefault="00BD6DC8" w:rsidP="00A43120">
          <w:pPr>
            <w:pStyle w:val="TOC1"/>
            <w:tabs>
              <w:tab w:val="left" w:pos="480"/>
              <w:tab w:val="right" w:leader="dot" w:pos="9345"/>
            </w:tabs>
            <w:spacing w:line="276" w:lineRule="auto"/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r w:rsidRPr="00E02420">
            <w:rPr>
              <w:b w:val="0"/>
              <w:bCs w:val="0"/>
              <w:i w:val="0"/>
              <w:iCs w:val="0"/>
              <w:sz w:val="28"/>
              <w:szCs w:val="28"/>
            </w:rPr>
            <w:fldChar w:fldCharType="begin"/>
          </w:r>
          <w:r w:rsidRPr="00E02420">
            <w:rPr>
              <w:i w:val="0"/>
              <w:iCs w:val="0"/>
              <w:sz w:val="28"/>
              <w:szCs w:val="28"/>
            </w:rPr>
            <w:instrText>TOC \o "1-3" \h \z \u</w:instrText>
          </w:r>
          <w:r w:rsidRPr="00E02420">
            <w:rPr>
              <w:b w:val="0"/>
              <w:bCs w:val="0"/>
              <w:i w:val="0"/>
              <w:iCs w:val="0"/>
              <w:sz w:val="28"/>
              <w:szCs w:val="28"/>
            </w:rPr>
            <w:fldChar w:fldCharType="separate"/>
          </w:r>
          <w:hyperlink w:anchor="_Toc154416539" w:history="1">
            <w:r w:rsidR="008F1185" w:rsidRPr="00E02420">
              <w:rPr>
                <w:rStyle w:val="Hyperlink"/>
                <w:noProof/>
                <w:sz w:val="28"/>
                <w:szCs w:val="28"/>
              </w:rPr>
              <w:t>1</w:t>
            </w:r>
            <w:r w:rsidR="008F1185" w:rsidRPr="00E02420"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="008F1185" w:rsidRPr="00E02420">
              <w:rPr>
                <w:rStyle w:val="Hyperlink"/>
                <w:noProof/>
                <w:sz w:val="28"/>
                <w:szCs w:val="28"/>
              </w:rPr>
              <w:t>Введение</w:t>
            </w:r>
            <w:r w:rsidR="008F1185" w:rsidRPr="00E02420">
              <w:rPr>
                <w:noProof/>
                <w:webHidden/>
                <w:sz w:val="28"/>
                <w:szCs w:val="28"/>
              </w:rPr>
              <w:tab/>
            </w:r>
            <w:r w:rsidR="008F1185" w:rsidRPr="00E02420">
              <w:rPr>
                <w:noProof/>
                <w:webHidden/>
                <w:sz w:val="28"/>
                <w:szCs w:val="28"/>
              </w:rPr>
              <w:fldChar w:fldCharType="begin"/>
            </w:r>
            <w:r w:rsidR="008F1185" w:rsidRPr="00E02420">
              <w:rPr>
                <w:noProof/>
                <w:webHidden/>
                <w:sz w:val="28"/>
                <w:szCs w:val="28"/>
              </w:rPr>
              <w:instrText xml:space="preserve"> PAGEREF _Toc154416539 \h </w:instrText>
            </w:r>
            <w:r w:rsidR="008F1185" w:rsidRPr="00E02420">
              <w:rPr>
                <w:noProof/>
                <w:webHidden/>
                <w:sz w:val="28"/>
                <w:szCs w:val="28"/>
              </w:rPr>
            </w:r>
            <w:r w:rsidR="008F1185" w:rsidRPr="00E02420">
              <w:rPr>
                <w:noProof/>
                <w:webHidden/>
                <w:sz w:val="28"/>
                <w:szCs w:val="28"/>
              </w:rPr>
              <w:fldChar w:fldCharType="separate"/>
            </w:r>
            <w:r w:rsidR="008F1185" w:rsidRPr="00E02420">
              <w:rPr>
                <w:noProof/>
                <w:webHidden/>
                <w:sz w:val="28"/>
                <w:szCs w:val="28"/>
              </w:rPr>
              <w:t>2</w:t>
            </w:r>
            <w:r w:rsidR="008F1185" w:rsidRPr="00E0242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BAC2957" w14:textId="77777777" w:rsidR="008F1185" w:rsidRPr="00E02420" w:rsidRDefault="00000000" w:rsidP="00A43120">
          <w:pPr>
            <w:pStyle w:val="TOC1"/>
            <w:tabs>
              <w:tab w:val="left" w:pos="480"/>
              <w:tab w:val="right" w:leader="dot" w:pos="9345"/>
            </w:tabs>
            <w:spacing w:line="276" w:lineRule="auto"/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4416540" w:history="1">
            <w:r w:rsidR="008F1185" w:rsidRPr="00E02420">
              <w:rPr>
                <w:rStyle w:val="Hyperlink"/>
                <w:noProof/>
                <w:sz w:val="28"/>
                <w:szCs w:val="28"/>
              </w:rPr>
              <w:t>2</w:t>
            </w:r>
            <w:r w:rsidR="008F1185" w:rsidRPr="00E02420"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="008F1185" w:rsidRPr="00E02420">
              <w:rPr>
                <w:rStyle w:val="Hyperlink"/>
                <w:noProof/>
                <w:sz w:val="28"/>
                <w:szCs w:val="28"/>
              </w:rPr>
              <w:t>Прохождение без скачка</w:t>
            </w:r>
            <w:r w:rsidR="008F1185" w:rsidRPr="00E02420">
              <w:rPr>
                <w:noProof/>
                <w:webHidden/>
                <w:sz w:val="28"/>
                <w:szCs w:val="28"/>
              </w:rPr>
              <w:tab/>
            </w:r>
            <w:r w:rsidR="008F1185" w:rsidRPr="00E02420">
              <w:rPr>
                <w:noProof/>
                <w:webHidden/>
                <w:sz w:val="28"/>
                <w:szCs w:val="28"/>
              </w:rPr>
              <w:fldChar w:fldCharType="begin"/>
            </w:r>
            <w:r w:rsidR="008F1185" w:rsidRPr="00E02420">
              <w:rPr>
                <w:noProof/>
                <w:webHidden/>
                <w:sz w:val="28"/>
                <w:szCs w:val="28"/>
              </w:rPr>
              <w:instrText xml:space="preserve"> PAGEREF _Toc154416540 \h </w:instrText>
            </w:r>
            <w:r w:rsidR="008F1185" w:rsidRPr="00E02420">
              <w:rPr>
                <w:noProof/>
                <w:webHidden/>
                <w:sz w:val="28"/>
                <w:szCs w:val="28"/>
              </w:rPr>
            </w:r>
            <w:r w:rsidR="008F1185" w:rsidRPr="00E02420">
              <w:rPr>
                <w:noProof/>
                <w:webHidden/>
                <w:sz w:val="28"/>
                <w:szCs w:val="28"/>
              </w:rPr>
              <w:fldChar w:fldCharType="separate"/>
            </w:r>
            <w:r w:rsidR="008F1185" w:rsidRPr="00E02420">
              <w:rPr>
                <w:noProof/>
                <w:webHidden/>
                <w:sz w:val="28"/>
                <w:szCs w:val="28"/>
              </w:rPr>
              <w:t>2</w:t>
            </w:r>
            <w:r w:rsidR="008F1185" w:rsidRPr="00E0242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6BAC30C" w14:textId="77777777" w:rsidR="008F1185" w:rsidRPr="00E02420" w:rsidRDefault="00000000" w:rsidP="00A43120">
          <w:pPr>
            <w:pStyle w:val="TOC2"/>
            <w:tabs>
              <w:tab w:val="left" w:pos="960"/>
              <w:tab w:val="right" w:leader="dot" w:pos="9345"/>
            </w:tabs>
            <w:spacing w:line="276" w:lineRule="auto"/>
            <w:rPr>
              <w:rFonts w:eastAsiaTheme="minorEastAsia" w:cstheme="minorBidi"/>
              <w:b w:val="0"/>
              <w:bCs w:val="0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4416541" w:history="1">
            <w:r w:rsidR="008F1185" w:rsidRPr="00E02420">
              <w:rPr>
                <w:rStyle w:val="Hyperlink"/>
                <w:noProof/>
                <w:sz w:val="28"/>
                <w:szCs w:val="28"/>
              </w:rPr>
              <w:t>2.1</w:t>
            </w:r>
            <w:r w:rsidR="008F1185" w:rsidRPr="00E02420">
              <w:rPr>
                <w:rFonts w:eastAsiaTheme="minorEastAsia" w:cstheme="minorBidi"/>
                <w:b w:val="0"/>
                <w:bCs w:val="0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="008F1185" w:rsidRPr="00E02420">
              <w:rPr>
                <w:rStyle w:val="Hyperlink"/>
                <w:noProof/>
                <w:sz w:val="28"/>
                <w:szCs w:val="28"/>
              </w:rPr>
              <w:t>Уравнения продольного движения</w:t>
            </w:r>
            <w:r w:rsidR="008F1185" w:rsidRPr="00E02420">
              <w:rPr>
                <w:noProof/>
                <w:webHidden/>
                <w:sz w:val="28"/>
                <w:szCs w:val="28"/>
              </w:rPr>
              <w:tab/>
            </w:r>
            <w:r w:rsidR="008F1185" w:rsidRPr="00E02420">
              <w:rPr>
                <w:noProof/>
                <w:webHidden/>
                <w:sz w:val="28"/>
                <w:szCs w:val="28"/>
              </w:rPr>
              <w:fldChar w:fldCharType="begin"/>
            </w:r>
            <w:r w:rsidR="008F1185" w:rsidRPr="00E02420">
              <w:rPr>
                <w:noProof/>
                <w:webHidden/>
                <w:sz w:val="28"/>
                <w:szCs w:val="28"/>
              </w:rPr>
              <w:instrText xml:space="preserve"> PAGEREF _Toc154416541 \h </w:instrText>
            </w:r>
            <w:r w:rsidR="008F1185" w:rsidRPr="00E02420">
              <w:rPr>
                <w:noProof/>
                <w:webHidden/>
                <w:sz w:val="28"/>
                <w:szCs w:val="28"/>
              </w:rPr>
            </w:r>
            <w:r w:rsidR="008F1185" w:rsidRPr="00E02420">
              <w:rPr>
                <w:noProof/>
                <w:webHidden/>
                <w:sz w:val="28"/>
                <w:szCs w:val="28"/>
              </w:rPr>
              <w:fldChar w:fldCharType="separate"/>
            </w:r>
            <w:r w:rsidR="008F1185" w:rsidRPr="00E02420">
              <w:rPr>
                <w:noProof/>
                <w:webHidden/>
                <w:sz w:val="28"/>
                <w:szCs w:val="28"/>
              </w:rPr>
              <w:t>2</w:t>
            </w:r>
            <w:r w:rsidR="008F1185" w:rsidRPr="00E0242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5D99865" w14:textId="77777777" w:rsidR="008F1185" w:rsidRPr="00E02420" w:rsidRDefault="00000000" w:rsidP="00A43120">
          <w:pPr>
            <w:pStyle w:val="TOC2"/>
            <w:tabs>
              <w:tab w:val="left" w:pos="960"/>
              <w:tab w:val="right" w:leader="dot" w:pos="9345"/>
            </w:tabs>
            <w:spacing w:line="276" w:lineRule="auto"/>
            <w:rPr>
              <w:rFonts w:eastAsiaTheme="minorEastAsia" w:cstheme="minorBidi"/>
              <w:b w:val="0"/>
              <w:bCs w:val="0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4416542" w:history="1">
            <w:r w:rsidR="008F1185" w:rsidRPr="00E02420">
              <w:rPr>
                <w:rStyle w:val="Hyperlink"/>
                <w:noProof/>
                <w:sz w:val="28"/>
                <w:szCs w:val="28"/>
              </w:rPr>
              <w:t>2.2</w:t>
            </w:r>
            <w:r w:rsidR="008F1185" w:rsidRPr="00E02420">
              <w:rPr>
                <w:rFonts w:eastAsiaTheme="minorEastAsia" w:cstheme="minorBidi"/>
                <w:b w:val="0"/>
                <w:bCs w:val="0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="008F1185" w:rsidRPr="00E02420">
              <w:rPr>
                <w:rStyle w:val="Hyperlink"/>
                <w:noProof/>
                <w:sz w:val="28"/>
                <w:szCs w:val="28"/>
              </w:rPr>
              <w:t>Расчёт времени адиабатичности и нелинейности</w:t>
            </w:r>
            <w:r w:rsidR="008F1185" w:rsidRPr="00E02420">
              <w:rPr>
                <w:noProof/>
                <w:webHidden/>
                <w:sz w:val="28"/>
                <w:szCs w:val="28"/>
              </w:rPr>
              <w:tab/>
            </w:r>
            <w:r w:rsidR="008F1185" w:rsidRPr="00E02420">
              <w:rPr>
                <w:noProof/>
                <w:webHidden/>
                <w:sz w:val="28"/>
                <w:szCs w:val="28"/>
              </w:rPr>
              <w:fldChar w:fldCharType="begin"/>
            </w:r>
            <w:r w:rsidR="008F1185" w:rsidRPr="00E02420">
              <w:rPr>
                <w:noProof/>
                <w:webHidden/>
                <w:sz w:val="28"/>
                <w:szCs w:val="28"/>
              </w:rPr>
              <w:instrText xml:space="preserve"> PAGEREF _Toc154416542 \h </w:instrText>
            </w:r>
            <w:r w:rsidR="008F1185" w:rsidRPr="00E02420">
              <w:rPr>
                <w:noProof/>
                <w:webHidden/>
                <w:sz w:val="28"/>
                <w:szCs w:val="28"/>
              </w:rPr>
            </w:r>
            <w:r w:rsidR="008F1185" w:rsidRPr="00E02420">
              <w:rPr>
                <w:noProof/>
                <w:webHidden/>
                <w:sz w:val="28"/>
                <w:szCs w:val="28"/>
              </w:rPr>
              <w:fldChar w:fldCharType="separate"/>
            </w:r>
            <w:r w:rsidR="008F1185" w:rsidRPr="00E02420">
              <w:rPr>
                <w:noProof/>
                <w:webHidden/>
                <w:sz w:val="28"/>
                <w:szCs w:val="28"/>
              </w:rPr>
              <w:t>2</w:t>
            </w:r>
            <w:r w:rsidR="008F1185" w:rsidRPr="00E0242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7B85042" w14:textId="77777777" w:rsidR="008F1185" w:rsidRPr="00E02420" w:rsidRDefault="00000000" w:rsidP="00A43120">
          <w:pPr>
            <w:pStyle w:val="TOC2"/>
            <w:tabs>
              <w:tab w:val="left" w:pos="960"/>
              <w:tab w:val="right" w:leader="dot" w:pos="9345"/>
            </w:tabs>
            <w:spacing w:line="276" w:lineRule="auto"/>
            <w:rPr>
              <w:rFonts w:eastAsiaTheme="minorEastAsia" w:cstheme="minorBidi"/>
              <w:b w:val="0"/>
              <w:bCs w:val="0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4416543" w:history="1">
            <w:r w:rsidR="008F1185" w:rsidRPr="00E02420">
              <w:rPr>
                <w:rStyle w:val="Hyperlink"/>
                <w:noProof/>
                <w:sz w:val="28"/>
                <w:szCs w:val="28"/>
              </w:rPr>
              <w:t>2.3</w:t>
            </w:r>
            <w:r w:rsidR="008F1185" w:rsidRPr="00E02420">
              <w:rPr>
                <w:rFonts w:eastAsiaTheme="minorEastAsia" w:cstheme="minorBidi"/>
                <w:b w:val="0"/>
                <w:bCs w:val="0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="008F1185" w:rsidRPr="00E02420">
              <w:rPr>
                <w:rStyle w:val="Hyperlink"/>
                <w:noProof/>
                <w:sz w:val="28"/>
                <w:szCs w:val="28"/>
              </w:rPr>
              <w:t>Возмущение пучка</w:t>
            </w:r>
            <w:r w:rsidR="008F1185" w:rsidRPr="00E02420">
              <w:rPr>
                <w:noProof/>
                <w:webHidden/>
                <w:sz w:val="28"/>
                <w:szCs w:val="28"/>
              </w:rPr>
              <w:tab/>
            </w:r>
            <w:r w:rsidR="008F1185" w:rsidRPr="00E02420">
              <w:rPr>
                <w:noProof/>
                <w:webHidden/>
                <w:sz w:val="28"/>
                <w:szCs w:val="28"/>
              </w:rPr>
              <w:fldChar w:fldCharType="begin"/>
            </w:r>
            <w:r w:rsidR="008F1185" w:rsidRPr="00E02420">
              <w:rPr>
                <w:noProof/>
                <w:webHidden/>
                <w:sz w:val="28"/>
                <w:szCs w:val="28"/>
              </w:rPr>
              <w:instrText xml:space="preserve"> PAGEREF _Toc154416543 \h </w:instrText>
            </w:r>
            <w:r w:rsidR="008F1185" w:rsidRPr="00E02420">
              <w:rPr>
                <w:noProof/>
                <w:webHidden/>
                <w:sz w:val="28"/>
                <w:szCs w:val="28"/>
              </w:rPr>
            </w:r>
            <w:r w:rsidR="008F1185" w:rsidRPr="00E02420">
              <w:rPr>
                <w:noProof/>
                <w:webHidden/>
                <w:sz w:val="28"/>
                <w:szCs w:val="28"/>
              </w:rPr>
              <w:fldChar w:fldCharType="separate"/>
            </w:r>
            <w:r w:rsidR="008F1185" w:rsidRPr="00E02420">
              <w:rPr>
                <w:noProof/>
                <w:webHidden/>
                <w:sz w:val="28"/>
                <w:szCs w:val="28"/>
              </w:rPr>
              <w:t>4</w:t>
            </w:r>
            <w:r w:rsidR="008F1185" w:rsidRPr="00E0242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4EBA73B" w14:textId="77777777" w:rsidR="008F1185" w:rsidRPr="00E02420" w:rsidRDefault="00000000" w:rsidP="00A43120">
          <w:pPr>
            <w:pStyle w:val="TOC3"/>
            <w:tabs>
              <w:tab w:val="left" w:pos="1200"/>
              <w:tab w:val="right" w:leader="dot" w:pos="9345"/>
            </w:tabs>
            <w:spacing w:line="276" w:lineRule="auto"/>
            <w:rPr>
              <w:rFonts w:eastAsiaTheme="minorEastAsia" w:cstheme="minorBidi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4416544" w:history="1">
            <w:r w:rsidR="008F1185" w:rsidRPr="00E02420">
              <w:rPr>
                <w:rStyle w:val="Hyperlink"/>
                <w:noProof/>
                <w:sz w:val="28"/>
                <w:szCs w:val="28"/>
              </w:rPr>
              <w:t>2.3.1</w:t>
            </w:r>
            <w:r w:rsidR="008F1185" w:rsidRPr="00E02420">
              <w:rPr>
                <w:rFonts w:eastAsiaTheme="minorEastAsia" w:cstheme="minorBidi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="008F1185" w:rsidRPr="00E02420">
              <w:rPr>
                <w:rStyle w:val="Hyperlink"/>
                <w:noProof/>
                <w:sz w:val="28"/>
                <w:szCs w:val="28"/>
              </w:rPr>
              <w:t>Поперечное согласование</w:t>
            </w:r>
            <w:r w:rsidR="008F1185" w:rsidRPr="00E02420">
              <w:rPr>
                <w:noProof/>
                <w:webHidden/>
                <w:sz w:val="28"/>
                <w:szCs w:val="28"/>
              </w:rPr>
              <w:tab/>
            </w:r>
            <w:r w:rsidR="008F1185" w:rsidRPr="00E02420">
              <w:rPr>
                <w:noProof/>
                <w:webHidden/>
                <w:sz w:val="28"/>
                <w:szCs w:val="28"/>
              </w:rPr>
              <w:fldChar w:fldCharType="begin"/>
            </w:r>
            <w:r w:rsidR="008F1185" w:rsidRPr="00E02420">
              <w:rPr>
                <w:noProof/>
                <w:webHidden/>
                <w:sz w:val="28"/>
                <w:szCs w:val="28"/>
              </w:rPr>
              <w:instrText xml:space="preserve"> PAGEREF _Toc154416544 \h </w:instrText>
            </w:r>
            <w:r w:rsidR="008F1185" w:rsidRPr="00E02420">
              <w:rPr>
                <w:noProof/>
                <w:webHidden/>
                <w:sz w:val="28"/>
                <w:szCs w:val="28"/>
              </w:rPr>
            </w:r>
            <w:r w:rsidR="008F1185" w:rsidRPr="00E02420">
              <w:rPr>
                <w:noProof/>
                <w:webHidden/>
                <w:sz w:val="28"/>
                <w:szCs w:val="28"/>
              </w:rPr>
              <w:fldChar w:fldCharType="separate"/>
            </w:r>
            <w:r w:rsidR="008F1185" w:rsidRPr="00E02420">
              <w:rPr>
                <w:noProof/>
                <w:webHidden/>
                <w:sz w:val="28"/>
                <w:szCs w:val="28"/>
              </w:rPr>
              <w:t>4</w:t>
            </w:r>
            <w:r w:rsidR="008F1185" w:rsidRPr="00E0242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F7B3F34" w14:textId="77777777" w:rsidR="008F1185" w:rsidRPr="00E02420" w:rsidRDefault="00000000" w:rsidP="00A43120">
          <w:pPr>
            <w:pStyle w:val="TOC3"/>
            <w:tabs>
              <w:tab w:val="left" w:pos="1200"/>
              <w:tab w:val="right" w:leader="dot" w:pos="9345"/>
            </w:tabs>
            <w:spacing w:line="276" w:lineRule="auto"/>
            <w:rPr>
              <w:rFonts w:eastAsiaTheme="minorEastAsia" w:cstheme="minorBidi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4416545" w:history="1">
            <w:r w:rsidR="008F1185" w:rsidRPr="00E02420">
              <w:rPr>
                <w:rStyle w:val="Hyperlink"/>
                <w:noProof/>
                <w:sz w:val="28"/>
                <w:szCs w:val="28"/>
              </w:rPr>
              <w:t>2.3.2</w:t>
            </w:r>
            <w:r w:rsidR="008F1185" w:rsidRPr="00E02420">
              <w:rPr>
                <w:rFonts w:eastAsiaTheme="minorEastAsia" w:cstheme="minorBidi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="008F1185" w:rsidRPr="00E02420">
              <w:rPr>
                <w:rStyle w:val="Hyperlink"/>
                <w:noProof/>
                <w:sz w:val="28"/>
                <w:szCs w:val="28"/>
              </w:rPr>
              <w:t>Продольное согласование</w:t>
            </w:r>
            <w:r w:rsidR="008F1185" w:rsidRPr="00E02420">
              <w:rPr>
                <w:noProof/>
                <w:webHidden/>
                <w:sz w:val="28"/>
                <w:szCs w:val="28"/>
              </w:rPr>
              <w:tab/>
            </w:r>
            <w:r w:rsidR="008F1185" w:rsidRPr="00E02420">
              <w:rPr>
                <w:noProof/>
                <w:webHidden/>
                <w:sz w:val="28"/>
                <w:szCs w:val="28"/>
              </w:rPr>
              <w:fldChar w:fldCharType="begin"/>
            </w:r>
            <w:r w:rsidR="008F1185" w:rsidRPr="00E02420">
              <w:rPr>
                <w:noProof/>
                <w:webHidden/>
                <w:sz w:val="28"/>
                <w:szCs w:val="28"/>
              </w:rPr>
              <w:instrText xml:space="preserve"> PAGEREF _Toc154416545 \h </w:instrText>
            </w:r>
            <w:r w:rsidR="008F1185" w:rsidRPr="00E02420">
              <w:rPr>
                <w:noProof/>
                <w:webHidden/>
                <w:sz w:val="28"/>
                <w:szCs w:val="28"/>
              </w:rPr>
            </w:r>
            <w:r w:rsidR="008F1185" w:rsidRPr="00E02420">
              <w:rPr>
                <w:noProof/>
                <w:webHidden/>
                <w:sz w:val="28"/>
                <w:szCs w:val="28"/>
              </w:rPr>
              <w:fldChar w:fldCharType="separate"/>
            </w:r>
            <w:r w:rsidR="008F1185" w:rsidRPr="00E02420">
              <w:rPr>
                <w:noProof/>
                <w:webHidden/>
                <w:sz w:val="28"/>
                <w:szCs w:val="28"/>
              </w:rPr>
              <w:t>5</w:t>
            </w:r>
            <w:r w:rsidR="008F1185" w:rsidRPr="00E0242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6346D48" w14:textId="77777777" w:rsidR="008F1185" w:rsidRPr="00E02420" w:rsidRDefault="00000000" w:rsidP="00A43120">
          <w:pPr>
            <w:pStyle w:val="TOC1"/>
            <w:tabs>
              <w:tab w:val="left" w:pos="480"/>
              <w:tab w:val="right" w:leader="dot" w:pos="9345"/>
            </w:tabs>
            <w:spacing w:line="276" w:lineRule="auto"/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4416546" w:history="1">
            <w:r w:rsidR="008F1185" w:rsidRPr="00E02420">
              <w:rPr>
                <w:rStyle w:val="Hyperlink"/>
                <w:noProof/>
                <w:sz w:val="28"/>
                <w:szCs w:val="28"/>
              </w:rPr>
              <w:t>3</w:t>
            </w:r>
            <w:r w:rsidR="008F1185" w:rsidRPr="00E02420"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="008F1185" w:rsidRPr="00E02420">
              <w:rPr>
                <w:rStyle w:val="Hyperlink"/>
                <w:noProof/>
                <w:sz w:val="28"/>
                <w:szCs w:val="28"/>
              </w:rPr>
              <w:t>Прохождение скачком</w:t>
            </w:r>
            <w:r w:rsidR="008F1185" w:rsidRPr="00E02420">
              <w:rPr>
                <w:noProof/>
                <w:webHidden/>
                <w:sz w:val="28"/>
                <w:szCs w:val="28"/>
              </w:rPr>
              <w:tab/>
            </w:r>
            <w:r w:rsidR="008F1185" w:rsidRPr="00E02420">
              <w:rPr>
                <w:noProof/>
                <w:webHidden/>
                <w:sz w:val="28"/>
                <w:szCs w:val="28"/>
              </w:rPr>
              <w:fldChar w:fldCharType="begin"/>
            </w:r>
            <w:r w:rsidR="008F1185" w:rsidRPr="00E02420">
              <w:rPr>
                <w:noProof/>
                <w:webHidden/>
                <w:sz w:val="28"/>
                <w:szCs w:val="28"/>
              </w:rPr>
              <w:instrText xml:space="preserve"> PAGEREF _Toc154416546 \h </w:instrText>
            </w:r>
            <w:r w:rsidR="008F1185" w:rsidRPr="00E02420">
              <w:rPr>
                <w:noProof/>
                <w:webHidden/>
                <w:sz w:val="28"/>
                <w:szCs w:val="28"/>
              </w:rPr>
            </w:r>
            <w:r w:rsidR="008F1185" w:rsidRPr="00E02420">
              <w:rPr>
                <w:noProof/>
                <w:webHidden/>
                <w:sz w:val="28"/>
                <w:szCs w:val="28"/>
              </w:rPr>
              <w:fldChar w:fldCharType="separate"/>
            </w:r>
            <w:r w:rsidR="008F1185" w:rsidRPr="00E02420">
              <w:rPr>
                <w:noProof/>
                <w:webHidden/>
                <w:sz w:val="28"/>
                <w:szCs w:val="28"/>
              </w:rPr>
              <w:t>9</w:t>
            </w:r>
            <w:r w:rsidR="008F1185" w:rsidRPr="00E0242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4513042" w14:textId="77777777" w:rsidR="008F1185" w:rsidRPr="00E02420" w:rsidRDefault="00000000" w:rsidP="00A43120">
          <w:pPr>
            <w:pStyle w:val="TOC2"/>
            <w:tabs>
              <w:tab w:val="left" w:pos="960"/>
              <w:tab w:val="right" w:leader="dot" w:pos="9345"/>
            </w:tabs>
            <w:spacing w:line="276" w:lineRule="auto"/>
            <w:rPr>
              <w:rFonts w:eastAsiaTheme="minorEastAsia" w:cstheme="minorBidi"/>
              <w:b w:val="0"/>
              <w:bCs w:val="0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4416547" w:history="1">
            <w:r w:rsidR="008F1185" w:rsidRPr="00E02420">
              <w:rPr>
                <w:rStyle w:val="Hyperlink"/>
                <w:noProof/>
                <w:sz w:val="28"/>
                <w:szCs w:val="28"/>
              </w:rPr>
              <w:t>3.1</w:t>
            </w:r>
            <w:r w:rsidR="008F1185" w:rsidRPr="00E02420">
              <w:rPr>
                <w:rFonts w:eastAsiaTheme="minorEastAsia" w:cstheme="minorBidi"/>
                <w:b w:val="0"/>
                <w:bCs w:val="0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="008F1185" w:rsidRPr="00E02420">
              <w:rPr>
                <w:rStyle w:val="Hyperlink"/>
                <w:noProof/>
                <w:sz w:val="28"/>
                <w:szCs w:val="28"/>
              </w:rPr>
              <w:t>Скачок критической энергии</w:t>
            </w:r>
            <w:r w:rsidR="008F1185" w:rsidRPr="00E02420">
              <w:rPr>
                <w:noProof/>
                <w:webHidden/>
                <w:sz w:val="28"/>
                <w:szCs w:val="28"/>
              </w:rPr>
              <w:tab/>
            </w:r>
            <w:r w:rsidR="008F1185" w:rsidRPr="00E02420">
              <w:rPr>
                <w:noProof/>
                <w:webHidden/>
                <w:sz w:val="28"/>
                <w:szCs w:val="28"/>
              </w:rPr>
              <w:fldChar w:fldCharType="begin"/>
            </w:r>
            <w:r w:rsidR="008F1185" w:rsidRPr="00E02420">
              <w:rPr>
                <w:noProof/>
                <w:webHidden/>
                <w:sz w:val="28"/>
                <w:szCs w:val="28"/>
              </w:rPr>
              <w:instrText xml:space="preserve"> PAGEREF _Toc154416547 \h </w:instrText>
            </w:r>
            <w:r w:rsidR="008F1185" w:rsidRPr="00E02420">
              <w:rPr>
                <w:noProof/>
                <w:webHidden/>
                <w:sz w:val="28"/>
                <w:szCs w:val="28"/>
              </w:rPr>
            </w:r>
            <w:r w:rsidR="008F1185" w:rsidRPr="00E02420">
              <w:rPr>
                <w:noProof/>
                <w:webHidden/>
                <w:sz w:val="28"/>
                <w:szCs w:val="28"/>
              </w:rPr>
              <w:fldChar w:fldCharType="separate"/>
            </w:r>
            <w:r w:rsidR="008F1185" w:rsidRPr="00E02420">
              <w:rPr>
                <w:noProof/>
                <w:webHidden/>
                <w:sz w:val="28"/>
                <w:szCs w:val="28"/>
              </w:rPr>
              <w:t>9</w:t>
            </w:r>
            <w:r w:rsidR="008F1185" w:rsidRPr="00E0242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9B52A4A" w14:textId="77777777" w:rsidR="008F1185" w:rsidRPr="00E02420" w:rsidRDefault="00000000" w:rsidP="00A43120">
          <w:pPr>
            <w:pStyle w:val="TOC2"/>
            <w:tabs>
              <w:tab w:val="left" w:pos="960"/>
              <w:tab w:val="right" w:leader="dot" w:pos="9345"/>
            </w:tabs>
            <w:spacing w:line="276" w:lineRule="auto"/>
            <w:rPr>
              <w:rFonts w:eastAsiaTheme="minorEastAsia" w:cstheme="minorBidi"/>
              <w:b w:val="0"/>
              <w:bCs w:val="0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4416548" w:history="1">
            <w:r w:rsidR="008F1185" w:rsidRPr="00E02420">
              <w:rPr>
                <w:rStyle w:val="Hyperlink"/>
                <w:noProof/>
                <w:sz w:val="28"/>
                <w:szCs w:val="28"/>
              </w:rPr>
              <w:t>3.2</w:t>
            </w:r>
            <w:r w:rsidR="008F1185" w:rsidRPr="00E02420">
              <w:rPr>
                <w:rFonts w:eastAsiaTheme="minorEastAsia" w:cstheme="minorBidi"/>
                <w:b w:val="0"/>
                <w:bCs w:val="0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="008F1185" w:rsidRPr="00E02420">
              <w:rPr>
                <w:rStyle w:val="Hyperlink"/>
                <w:noProof/>
                <w:sz w:val="28"/>
                <w:szCs w:val="28"/>
              </w:rPr>
              <w:t>Модулирование дисперсионной функции</w:t>
            </w:r>
            <w:r w:rsidR="008F1185" w:rsidRPr="00E02420">
              <w:rPr>
                <w:noProof/>
                <w:webHidden/>
                <w:sz w:val="28"/>
                <w:szCs w:val="28"/>
              </w:rPr>
              <w:tab/>
            </w:r>
            <w:r w:rsidR="008F1185" w:rsidRPr="00E02420">
              <w:rPr>
                <w:noProof/>
                <w:webHidden/>
                <w:sz w:val="28"/>
                <w:szCs w:val="28"/>
              </w:rPr>
              <w:fldChar w:fldCharType="begin"/>
            </w:r>
            <w:r w:rsidR="008F1185" w:rsidRPr="00E02420">
              <w:rPr>
                <w:noProof/>
                <w:webHidden/>
                <w:sz w:val="28"/>
                <w:szCs w:val="28"/>
              </w:rPr>
              <w:instrText xml:space="preserve"> PAGEREF _Toc154416548 \h </w:instrText>
            </w:r>
            <w:r w:rsidR="008F1185" w:rsidRPr="00E02420">
              <w:rPr>
                <w:noProof/>
                <w:webHidden/>
                <w:sz w:val="28"/>
                <w:szCs w:val="28"/>
              </w:rPr>
            </w:r>
            <w:r w:rsidR="008F1185" w:rsidRPr="00E02420">
              <w:rPr>
                <w:noProof/>
                <w:webHidden/>
                <w:sz w:val="28"/>
                <w:szCs w:val="28"/>
              </w:rPr>
              <w:fldChar w:fldCharType="separate"/>
            </w:r>
            <w:r w:rsidR="008F1185" w:rsidRPr="00E02420">
              <w:rPr>
                <w:noProof/>
                <w:webHidden/>
                <w:sz w:val="28"/>
                <w:szCs w:val="28"/>
              </w:rPr>
              <w:t>9</w:t>
            </w:r>
            <w:r w:rsidR="008F1185" w:rsidRPr="00E0242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62462AD" w14:textId="77777777" w:rsidR="008F1185" w:rsidRPr="00E02420" w:rsidRDefault="00000000" w:rsidP="00A43120">
          <w:pPr>
            <w:pStyle w:val="TOC2"/>
            <w:tabs>
              <w:tab w:val="left" w:pos="960"/>
              <w:tab w:val="right" w:leader="dot" w:pos="9345"/>
            </w:tabs>
            <w:spacing w:line="276" w:lineRule="auto"/>
            <w:rPr>
              <w:rFonts w:eastAsiaTheme="minorEastAsia" w:cstheme="minorBidi"/>
              <w:b w:val="0"/>
              <w:bCs w:val="0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4416549" w:history="1">
            <w:r w:rsidR="008F1185" w:rsidRPr="00E02420">
              <w:rPr>
                <w:rStyle w:val="Hyperlink"/>
                <w:noProof/>
                <w:sz w:val="28"/>
                <w:szCs w:val="28"/>
              </w:rPr>
              <w:t>3.3</w:t>
            </w:r>
            <w:r w:rsidR="008F1185" w:rsidRPr="00E02420">
              <w:rPr>
                <w:rFonts w:eastAsiaTheme="minorEastAsia" w:cstheme="minorBidi"/>
                <w:b w:val="0"/>
                <w:bCs w:val="0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="008F1185" w:rsidRPr="00E02420">
              <w:rPr>
                <w:rStyle w:val="Hyperlink"/>
                <w:noProof/>
                <w:sz w:val="28"/>
                <w:szCs w:val="28"/>
              </w:rPr>
              <w:t>Изменение рабочей точки</w:t>
            </w:r>
            <w:r w:rsidR="008F1185" w:rsidRPr="00E02420">
              <w:rPr>
                <w:noProof/>
                <w:webHidden/>
                <w:sz w:val="28"/>
                <w:szCs w:val="28"/>
              </w:rPr>
              <w:tab/>
            </w:r>
            <w:r w:rsidR="008F1185" w:rsidRPr="00E02420">
              <w:rPr>
                <w:noProof/>
                <w:webHidden/>
                <w:sz w:val="28"/>
                <w:szCs w:val="28"/>
              </w:rPr>
              <w:fldChar w:fldCharType="begin"/>
            </w:r>
            <w:r w:rsidR="008F1185" w:rsidRPr="00E02420">
              <w:rPr>
                <w:noProof/>
                <w:webHidden/>
                <w:sz w:val="28"/>
                <w:szCs w:val="28"/>
              </w:rPr>
              <w:instrText xml:space="preserve"> PAGEREF _Toc154416549 \h </w:instrText>
            </w:r>
            <w:r w:rsidR="008F1185" w:rsidRPr="00E02420">
              <w:rPr>
                <w:noProof/>
                <w:webHidden/>
                <w:sz w:val="28"/>
                <w:szCs w:val="28"/>
              </w:rPr>
            </w:r>
            <w:r w:rsidR="008F1185" w:rsidRPr="00E02420">
              <w:rPr>
                <w:noProof/>
                <w:webHidden/>
                <w:sz w:val="28"/>
                <w:szCs w:val="28"/>
              </w:rPr>
              <w:fldChar w:fldCharType="separate"/>
            </w:r>
            <w:r w:rsidR="008F1185" w:rsidRPr="00E02420">
              <w:rPr>
                <w:noProof/>
                <w:webHidden/>
                <w:sz w:val="28"/>
                <w:szCs w:val="28"/>
              </w:rPr>
              <w:t>10</w:t>
            </w:r>
            <w:r w:rsidR="008F1185" w:rsidRPr="00E0242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CEA6230" w14:textId="77777777" w:rsidR="008F1185" w:rsidRPr="00E02420" w:rsidRDefault="00000000" w:rsidP="00A43120">
          <w:pPr>
            <w:pStyle w:val="TOC2"/>
            <w:tabs>
              <w:tab w:val="left" w:pos="960"/>
              <w:tab w:val="right" w:leader="dot" w:pos="9345"/>
            </w:tabs>
            <w:spacing w:line="276" w:lineRule="auto"/>
            <w:rPr>
              <w:rFonts w:eastAsiaTheme="minorEastAsia" w:cstheme="minorBidi"/>
              <w:b w:val="0"/>
              <w:bCs w:val="0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4416550" w:history="1">
            <w:r w:rsidR="008F1185" w:rsidRPr="00E02420">
              <w:rPr>
                <w:rStyle w:val="Hyperlink"/>
                <w:noProof/>
                <w:sz w:val="28"/>
                <w:szCs w:val="28"/>
              </w:rPr>
              <w:t>3.4</w:t>
            </w:r>
            <w:r w:rsidR="008F1185" w:rsidRPr="00E02420">
              <w:rPr>
                <w:rFonts w:eastAsiaTheme="minorEastAsia" w:cstheme="minorBidi"/>
                <w:b w:val="0"/>
                <w:bCs w:val="0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="008F1185" w:rsidRPr="00E02420">
              <w:rPr>
                <w:rStyle w:val="Hyperlink"/>
                <w:noProof/>
                <w:sz w:val="28"/>
                <w:szCs w:val="28"/>
              </w:rPr>
              <w:t>Смена фазы ВЧ</w:t>
            </w:r>
            <w:r w:rsidR="008F1185" w:rsidRPr="00E02420">
              <w:rPr>
                <w:noProof/>
                <w:webHidden/>
                <w:sz w:val="28"/>
                <w:szCs w:val="28"/>
              </w:rPr>
              <w:tab/>
            </w:r>
            <w:r w:rsidR="008F1185" w:rsidRPr="00E02420">
              <w:rPr>
                <w:noProof/>
                <w:webHidden/>
                <w:sz w:val="28"/>
                <w:szCs w:val="28"/>
              </w:rPr>
              <w:fldChar w:fldCharType="begin"/>
            </w:r>
            <w:r w:rsidR="008F1185" w:rsidRPr="00E02420">
              <w:rPr>
                <w:noProof/>
                <w:webHidden/>
                <w:sz w:val="28"/>
                <w:szCs w:val="28"/>
              </w:rPr>
              <w:instrText xml:space="preserve"> PAGEREF _Toc154416550 \h </w:instrText>
            </w:r>
            <w:r w:rsidR="008F1185" w:rsidRPr="00E02420">
              <w:rPr>
                <w:noProof/>
                <w:webHidden/>
                <w:sz w:val="28"/>
                <w:szCs w:val="28"/>
              </w:rPr>
            </w:r>
            <w:r w:rsidR="008F1185" w:rsidRPr="00E02420">
              <w:rPr>
                <w:noProof/>
                <w:webHidden/>
                <w:sz w:val="28"/>
                <w:szCs w:val="28"/>
              </w:rPr>
              <w:fldChar w:fldCharType="separate"/>
            </w:r>
            <w:r w:rsidR="008F1185" w:rsidRPr="00E02420">
              <w:rPr>
                <w:noProof/>
                <w:webHidden/>
                <w:sz w:val="28"/>
                <w:szCs w:val="28"/>
              </w:rPr>
              <w:t>11</w:t>
            </w:r>
            <w:r w:rsidR="008F1185" w:rsidRPr="00E0242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6C58F06" w14:textId="77777777" w:rsidR="008F1185" w:rsidRPr="00E02420" w:rsidRDefault="00000000" w:rsidP="00A43120">
          <w:pPr>
            <w:pStyle w:val="TOC2"/>
            <w:tabs>
              <w:tab w:val="left" w:pos="960"/>
              <w:tab w:val="right" w:leader="dot" w:pos="9345"/>
            </w:tabs>
            <w:spacing w:line="276" w:lineRule="auto"/>
            <w:rPr>
              <w:rFonts w:eastAsiaTheme="minorEastAsia" w:cstheme="minorBidi"/>
              <w:b w:val="0"/>
              <w:bCs w:val="0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4416551" w:history="1">
            <w:r w:rsidR="008F1185" w:rsidRPr="00E02420">
              <w:rPr>
                <w:rStyle w:val="Hyperlink"/>
                <w:noProof/>
                <w:sz w:val="28"/>
                <w:szCs w:val="28"/>
              </w:rPr>
              <w:t>3.5</w:t>
            </w:r>
            <w:r w:rsidR="008F1185" w:rsidRPr="00E02420">
              <w:rPr>
                <w:rFonts w:eastAsiaTheme="minorEastAsia" w:cstheme="minorBidi"/>
                <w:b w:val="0"/>
                <w:bCs w:val="0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="008F1185" w:rsidRPr="00E02420">
              <w:rPr>
                <w:rStyle w:val="Hyperlink"/>
                <w:noProof/>
                <w:sz w:val="28"/>
                <w:szCs w:val="28"/>
              </w:rPr>
              <w:t>Подавление хроматичности</w:t>
            </w:r>
            <w:r w:rsidR="008F1185" w:rsidRPr="00E02420">
              <w:rPr>
                <w:noProof/>
                <w:webHidden/>
                <w:sz w:val="28"/>
                <w:szCs w:val="28"/>
              </w:rPr>
              <w:tab/>
            </w:r>
            <w:r w:rsidR="008F1185" w:rsidRPr="00E02420">
              <w:rPr>
                <w:noProof/>
                <w:webHidden/>
                <w:sz w:val="28"/>
                <w:szCs w:val="28"/>
              </w:rPr>
              <w:fldChar w:fldCharType="begin"/>
            </w:r>
            <w:r w:rsidR="008F1185" w:rsidRPr="00E02420">
              <w:rPr>
                <w:noProof/>
                <w:webHidden/>
                <w:sz w:val="28"/>
                <w:szCs w:val="28"/>
              </w:rPr>
              <w:instrText xml:space="preserve"> PAGEREF _Toc154416551 \h </w:instrText>
            </w:r>
            <w:r w:rsidR="008F1185" w:rsidRPr="00E02420">
              <w:rPr>
                <w:noProof/>
                <w:webHidden/>
                <w:sz w:val="28"/>
                <w:szCs w:val="28"/>
              </w:rPr>
            </w:r>
            <w:r w:rsidR="008F1185" w:rsidRPr="00E02420">
              <w:rPr>
                <w:noProof/>
                <w:webHidden/>
                <w:sz w:val="28"/>
                <w:szCs w:val="28"/>
              </w:rPr>
              <w:fldChar w:fldCharType="separate"/>
            </w:r>
            <w:r w:rsidR="008F1185" w:rsidRPr="00E02420">
              <w:rPr>
                <w:noProof/>
                <w:webHidden/>
                <w:sz w:val="28"/>
                <w:szCs w:val="28"/>
              </w:rPr>
              <w:t>11</w:t>
            </w:r>
            <w:r w:rsidR="008F1185" w:rsidRPr="00E0242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40CACE0" w14:textId="77777777" w:rsidR="008F1185" w:rsidRPr="00E02420" w:rsidRDefault="00000000" w:rsidP="00A43120">
          <w:pPr>
            <w:pStyle w:val="TOC2"/>
            <w:tabs>
              <w:tab w:val="left" w:pos="960"/>
              <w:tab w:val="right" w:leader="dot" w:pos="9345"/>
            </w:tabs>
            <w:spacing w:line="276" w:lineRule="auto"/>
            <w:rPr>
              <w:rFonts w:eastAsiaTheme="minorEastAsia" w:cstheme="minorBidi"/>
              <w:b w:val="0"/>
              <w:bCs w:val="0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4416552" w:history="1">
            <w:r w:rsidR="008F1185" w:rsidRPr="00E02420">
              <w:rPr>
                <w:rStyle w:val="Hyperlink"/>
                <w:noProof/>
                <w:sz w:val="28"/>
                <w:szCs w:val="28"/>
              </w:rPr>
              <w:t>3.6</w:t>
            </w:r>
            <w:r w:rsidR="008F1185" w:rsidRPr="00E02420">
              <w:rPr>
                <w:rFonts w:eastAsiaTheme="minorEastAsia" w:cstheme="minorBidi"/>
                <w:b w:val="0"/>
                <w:bCs w:val="0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="008F1185" w:rsidRPr="00E02420">
              <w:rPr>
                <w:rStyle w:val="Hyperlink"/>
                <w:noProof/>
                <w:sz w:val="28"/>
                <w:szCs w:val="28"/>
              </w:rPr>
              <w:t>Моделирование продольной динамики</w:t>
            </w:r>
            <w:r w:rsidR="008F1185" w:rsidRPr="00E02420">
              <w:rPr>
                <w:noProof/>
                <w:webHidden/>
                <w:sz w:val="28"/>
                <w:szCs w:val="28"/>
              </w:rPr>
              <w:tab/>
            </w:r>
            <w:r w:rsidR="008F1185" w:rsidRPr="00E02420">
              <w:rPr>
                <w:noProof/>
                <w:webHidden/>
                <w:sz w:val="28"/>
                <w:szCs w:val="28"/>
              </w:rPr>
              <w:fldChar w:fldCharType="begin"/>
            </w:r>
            <w:r w:rsidR="008F1185" w:rsidRPr="00E02420">
              <w:rPr>
                <w:noProof/>
                <w:webHidden/>
                <w:sz w:val="28"/>
                <w:szCs w:val="28"/>
              </w:rPr>
              <w:instrText xml:space="preserve"> PAGEREF _Toc154416552 \h </w:instrText>
            </w:r>
            <w:r w:rsidR="008F1185" w:rsidRPr="00E02420">
              <w:rPr>
                <w:noProof/>
                <w:webHidden/>
                <w:sz w:val="28"/>
                <w:szCs w:val="28"/>
              </w:rPr>
            </w:r>
            <w:r w:rsidR="008F1185" w:rsidRPr="00E02420">
              <w:rPr>
                <w:noProof/>
                <w:webHidden/>
                <w:sz w:val="28"/>
                <w:szCs w:val="28"/>
              </w:rPr>
              <w:fldChar w:fldCharType="separate"/>
            </w:r>
            <w:r w:rsidR="008F1185" w:rsidRPr="00E02420">
              <w:rPr>
                <w:noProof/>
                <w:webHidden/>
                <w:sz w:val="28"/>
                <w:szCs w:val="28"/>
              </w:rPr>
              <w:t>11</w:t>
            </w:r>
            <w:r w:rsidR="008F1185" w:rsidRPr="00E0242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550E319" w14:textId="77777777" w:rsidR="008F1185" w:rsidRPr="00E02420" w:rsidRDefault="00000000" w:rsidP="00A43120">
          <w:pPr>
            <w:pStyle w:val="TOC2"/>
            <w:tabs>
              <w:tab w:val="left" w:pos="960"/>
              <w:tab w:val="right" w:leader="dot" w:pos="9345"/>
            </w:tabs>
            <w:spacing w:line="276" w:lineRule="auto"/>
            <w:rPr>
              <w:rFonts w:eastAsiaTheme="minorEastAsia" w:cstheme="minorBidi"/>
              <w:b w:val="0"/>
              <w:bCs w:val="0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4416553" w:history="1">
            <w:r w:rsidR="008F1185" w:rsidRPr="00E02420">
              <w:rPr>
                <w:rStyle w:val="Hyperlink"/>
                <w:noProof/>
                <w:sz w:val="28"/>
                <w:szCs w:val="28"/>
              </w:rPr>
              <w:t>3.7</w:t>
            </w:r>
            <w:r w:rsidR="008F1185" w:rsidRPr="00E02420">
              <w:rPr>
                <w:rFonts w:eastAsiaTheme="minorEastAsia" w:cstheme="minorBidi"/>
                <w:b w:val="0"/>
                <w:bCs w:val="0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="008F1185" w:rsidRPr="00E02420">
              <w:rPr>
                <w:rStyle w:val="Hyperlink"/>
                <w:noProof/>
                <w:sz w:val="28"/>
                <w:szCs w:val="28"/>
              </w:rPr>
              <w:t>Станция перезахвата</w:t>
            </w:r>
            <w:r w:rsidR="008F1185" w:rsidRPr="00E02420">
              <w:rPr>
                <w:noProof/>
                <w:webHidden/>
                <w:sz w:val="28"/>
                <w:szCs w:val="28"/>
              </w:rPr>
              <w:tab/>
            </w:r>
            <w:r w:rsidR="008F1185" w:rsidRPr="00E02420">
              <w:rPr>
                <w:noProof/>
                <w:webHidden/>
                <w:sz w:val="28"/>
                <w:szCs w:val="28"/>
              </w:rPr>
              <w:fldChar w:fldCharType="begin"/>
            </w:r>
            <w:r w:rsidR="008F1185" w:rsidRPr="00E02420">
              <w:rPr>
                <w:noProof/>
                <w:webHidden/>
                <w:sz w:val="28"/>
                <w:szCs w:val="28"/>
              </w:rPr>
              <w:instrText xml:space="preserve"> PAGEREF _Toc154416553 \h </w:instrText>
            </w:r>
            <w:r w:rsidR="008F1185" w:rsidRPr="00E02420">
              <w:rPr>
                <w:noProof/>
                <w:webHidden/>
                <w:sz w:val="28"/>
                <w:szCs w:val="28"/>
              </w:rPr>
            </w:r>
            <w:r w:rsidR="008F1185" w:rsidRPr="00E02420">
              <w:rPr>
                <w:noProof/>
                <w:webHidden/>
                <w:sz w:val="28"/>
                <w:szCs w:val="28"/>
              </w:rPr>
              <w:fldChar w:fldCharType="separate"/>
            </w:r>
            <w:r w:rsidR="008F1185" w:rsidRPr="00E02420">
              <w:rPr>
                <w:noProof/>
                <w:webHidden/>
                <w:sz w:val="28"/>
                <w:szCs w:val="28"/>
              </w:rPr>
              <w:t>15</w:t>
            </w:r>
            <w:r w:rsidR="008F1185" w:rsidRPr="00E0242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B24E1C5" w14:textId="77777777" w:rsidR="008F1185" w:rsidRPr="00E02420" w:rsidRDefault="00000000" w:rsidP="00A43120">
          <w:pPr>
            <w:pStyle w:val="TOC1"/>
            <w:tabs>
              <w:tab w:val="left" w:pos="480"/>
              <w:tab w:val="right" w:leader="dot" w:pos="9345"/>
            </w:tabs>
            <w:spacing w:line="276" w:lineRule="auto"/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4416554" w:history="1">
            <w:r w:rsidR="008F1185" w:rsidRPr="00E02420">
              <w:rPr>
                <w:rStyle w:val="Hyperlink"/>
                <w:noProof/>
                <w:sz w:val="28"/>
                <w:szCs w:val="28"/>
              </w:rPr>
              <w:t>4</w:t>
            </w:r>
            <w:r w:rsidR="008F1185" w:rsidRPr="00E02420"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="008F1185" w:rsidRPr="00E02420">
              <w:rPr>
                <w:rStyle w:val="Hyperlink"/>
                <w:noProof/>
                <w:sz w:val="28"/>
                <w:szCs w:val="28"/>
              </w:rPr>
              <w:t>Заключение</w:t>
            </w:r>
            <w:r w:rsidR="008F1185" w:rsidRPr="00E02420">
              <w:rPr>
                <w:noProof/>
                <w:webHidden/>
                <w:sz w:val="28"/>
                <w:szCs w:val="28"/>
              </w:rPr>
              <w:tab/>
            </w:r>
            <w:r w:rsidR="008F1185" w:rsidRPr="00E02420">
              <w:rPr>
                <w:noProof/>
                <w:webHidden/>
                <w:sz w:val="28"/>
                <w:szCs w:val="28"/>
              </w:rPr>
              <w:fldChar w:fldCharType="begin"/>
            </w:r>
            <w:r w:rsidR="008F1185" w:rsidRPr="00E02420">
              <w:rPr>
                <w:noProof/>
                <w:webHidden/>
                <w:sz w:val="28"/>
                <w:szCs w:val="28"/>
              </w:rPr>
              <w:instrText xml:space="preserve"> PAGEREF _Toc154416554 \h </w:instrText>
            </w:r>
            <w:r w:rsidR="008F1185" w:rsidRPr="00E02420">
              <w:rPr>
                <w:noProof/>
                <w:webHidden/>
                <w:sz w:val="28"/>
                <w:szCs w:val="28"/>
              </w:rPr>
            </w:r>
            <w:r w:rsidR="008F1185" w:rsidRPr="00E02420">
              <w:rPr>
                <w:noProof/>
                <w:webHidden/>
                <w:sz w:val="28"/>
                <w:szCs w:val="28"/>
              </w:rPr>
              <w:fldChar w:fldCharType="separate"/>
            </w:r>
            <w:r w:rsidR="008F1185" w:rsidRPr="00E02420">
              <w:rPr>
                <w:noProof/>
                <w:webHidden/>
                <w:sz w:val="28"/>
                <w:szCs w:val="28"/>
              </w:rPr>
              <w:t>16</w:t>
            </w:r>
            <w:r w:rsidR="008F1185" w:rsidRPr="00E0242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0F5F213" w14:textId="77777777" w:rsidR="008F1185" w:rsidRPr="00E02420" w:rsidRDefault="00000000" w:rsidP="00A43120">
          <w:pPr>
            <w:pStyle w:val="TOC1"/>
            <w:tabs>
              <w:tab w:val="left" w:pos="480"/>
              <w:tab w:val="right" w:leader="dot" w:pos="9345"/>
            </w:tabs>
            <w:spacing w:line="276" w:lineRule="auto"/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4416555" w:history="1">
            <w:r w:rsidR="008F1185" w:rsidRPr="00E02420">
              <w:rPr>
                <w:rStyle w:val="Hyperlink"/>
                <w:noProof/>
                <w:sz w:val="28"/>
                <w:szCs w:val="28"/>
              </w:rPr>
              <w:t>5</w:t>
            </w:r>
            <w:r w:rsidR="008F1185" w:rsidRPr="00E02420"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="008F1185" w:rsidRPr="00E02420">
              <w:rPr>
                <w:rStyle w:val="Hyperlink"/>
                <w:noProof/>
                <w:sz w:val="28"/>
                <w:szCs w:val="28"/>
              </w:rPr>
              <w:t>Благодарность</w:t>
            </w:r>
            <w:r w:rsidR="008F1185" w:rsidRPr="00E02420">
              <w:rPr>
                <w:noProof/>
                <w:webHidden/>
                <w:sz w:val="28"/>
                <w:szCs w:val="28"/>
              </w:rPr>
              <w:tab/>
            </w:r>
            <w:r w:rsidR="008F1185" w:rsidRPr="00E02420">
              <w:rPr>
                <w:noProof/>
                <w:webHidden/>
                <w:sz w:val="28"/>
                <w:szCs w:val="28"/>
              </w:rPr>
              <w:fldChar w:fldCharType="begin"/>
            </w:r>
            <w:r w:rsidR="008F1185" w:rsidRPr="00E02420">
              <w:rPr>
                <w:noProof/>
                <w:webHidden/>
                <w:sz w:val="28"/>
                <w:szCs w:val="28"/>
              </w:rPr>
              <w:instrText xml:space="preserve"> PAGEREF _Toc154416555 \h </w:instrText>
            </w:r>
            <w:r w:rsidR="008F1185" w:rsidRPr="00E02420">
              <w:rPr>
                <w:noProof/>
                <w:webHidden/>
                <w:sz w:val="28"/>
                <w:szCs w:val="28"/>
              </w:rPr>
            </w:r>
            <w:r w:rsidR="008F1185" w:rsidRPr="00E02420">
              <w:rPr>
                <w:noProof/>
                <w:webHidden/>
                <w:sz w:val="28"/>
                <w:szCs w:val="28"/>
              </w:rPr>
              <w:fldChar w:fldCharType="separate"/>
            </w:r>
            <w:r w:rsidR="008F1185" w:rsidRPr="00E02420">
              <w:rPr>
                <w:noProof/>
                <w:webHidden/>
                <w:sz w:val="28"/>
                <w:szCs w:val="28"/>
              </w:rPr>
              <w:t>16</w:t>
            </w:r>
            <w:r w:rsidR="008F1185" w:rsidRPr="00E0242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6547C86" w14:textId="77777777" w:rsidR="008F1185" w:rsidRPr="00E02420" w:rsidRDefault="00000000" w:rsidP="00A43120">
          <w:pPr>
            <w:pStyle w:val="TOC1"/>
            <w:tabs>
              <w:tab w:val="left" w:pos="480"/>
              <w:tab w:val="right" w:leader="dot" w:pos="9345"/>
            </w:tabs>
            <w:spacing w:line="276" w:lineRule="auto"/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4416556" w:history="1">
            <w:r w:rsidR="008F1185" w:rsidRPr="00E02420">
              <w:rPr>
                <w:rStyle w:val="Hyperlink"/>
                <w:noProof/>
                <w:sz w:val="28"/>
                <w:szCs w:val="28"/>
              </w:rPr>
              <w:t>6</w:t>
            </w:r>
            <w:r w:rsidR="008F1185" w:rsidRPr="00E02420"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="008F1185" w:rsidRPr="00E02420">
              <w:rPr>
                <w:rStyle w:val="Hyperlink"/>
                <w:noProof/>
                <w:sz w:val="28"/>
                <w:szCs w:val="28"/>
              </w:rPr>
              <w:t>Литература</w:t>
            </w:r>
            <w:r w:rsidR="008F1185" w:rsidRPr="00E02420">
              <w:rPr>
                <w:noProof/>
                <w:webHidden/>
                <w:sz w:val="28"/>
                <w:szCs w:val="28"/>
              </w:rPr>
              <w:tab/>
            </w:r>
            <w:r w:rsidR="008F1185" w:rsidRPr="00E02420">
              <w:rPr>
                <w:noProof/>
                <w:webHidden/>
                <w:sz w:val="28"/>
                <w:szCs w:val="28"/>
              </w:rPr>
              <w:fldChar w:fldCharType="begin"/>
            </w:r>
            <w:r w:rsidR="008F1185" w:rsidRPr="00E02420">
              <w:rPr>
                <w:noProof/>
                <w:webHidden/>
                <w:sz w:val="28"/>
                <w:szCs w:val="28"/>
              </w:rPr>
              <w:instrText xml:space="preserve"> PAGEREF _Toc154416556 \h </w:instrText>
            </w:r>
            <w:r w:rsidR="008F1185" w:rsidRPr="00E02420">
              <w:rPr>
                <w:noProof/>
                <w:webHidden/>
                <w:sz w:val="28"/>
                <w:szCs w:val="28"/>
              </w:rPr>
            </w:r>
            <w:r w:rsidR="008F1185" w:rsidRPr="00E02420">
              <w:rPr>
                <w:noProof/>
                <w:webHidden/>
                <w:sz w:val="28"/>
                <w:szCs w:val="28"/>
              </w:rPr>
              <w:fldChar w:fldCharType="separate"/>
            </w:r>
            <w:r w:rsidR="008F1185" w:rsidRPr="00E02420">
              <w:rPr>
                <w:noProof/>
                <w:webHidden/>
                <w:sz w:val="28"/>
                <w:szCs w:val="28"/>
              </w:rPr>
              <w:t>16</w:t>
            </w:r>
            <w:r w:rsidR="008F1185" w:rsidRPr="00E0242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239EE4E" w14:textId="77777777" w:rsidR="00BD6DC8" w:rsidRDefault="00BD6DC8" w:rsidP="00A43120">
          <w:pPr>
            <w:spacing w:line="276" w:lineRule="auto"/>
          </w:pPr>
          <w:r w:rsidRPr="00E02420">
            <w:rPr>
              <w:b/>
              <w:bCs/>
              <w:noProof/>
              <w:sz w:val="28"/>
              <w:szCs w:val="28"/>
            </w:rPr>
            <w:fldChar w:fldCharType="end"/>
          </w:r>
        </w:p>
      </w:sdtContent>
    </w:sdt>
    <w:p w14:paraId="43780712" w14:textId="77777777" w:rsidR="003A0466" w:rsidRDefault="003A0466" w:rsidP="003A0466">
      <w:r>
        <w:br w:type="page"/>
      </w:r>
    </w:p>
    <w:p w14:paraId="6EB4041E" w14:textId="77777777" w:rsidR="00E6463A" w:rsidRDefault="00E6463A" w:rsidP="00E843E0">
      <w:pPr>
        <w:pStyle w:val="Heading1"/>
      </w:pPr>
      <w:bookmarkStart w:id="0" w:name="_Toc154416539"/>
      <w:bookmarkStart w:id="1" w:name="_Toc153793634"/>
      <w:bookmarkStart w:id="2" w:name="_Toc153794155"/>
      <w:r>
        <w:lastRenderedPageBreak/>
        <w:t>Введение</w:t>
      </w:r>
      <w:bookmarkEnd w:id="0"/>
    </w:p>
    <w:p w14:paraId="0B0EF727" w14:textId="77777777" w:rsidR="00E843E0" w:rsidRDefault="00E843E0" w:rsidP="00492B38">
      <w:pPr>
        <w:spacing w:line="276" w:lineRule="auto"/>
        <w:ind w:firstLine="708"/>
        <w:jc w:val="both"/>
      </w:pPr>
      <w:r>
        <w:t xml:space="preserve">Проблема прохождения критической энергии в синхротроне </w:t>
      </w:r>
      <w:r>
        <w:rPr>
          <w:lang w:val="en-US"/>
        </w:rPr>
        <w:t>NICA</w:t>
      </w:r>
      <w:r w:rsidRPr="00784B85">
        <w:t xml:space="preserve"> </w:t>
      </w:r>
      <w:r>
        <w:t>г. Дубна актуальна для экспериментов с протонами на энергии 13 ГэВ. Для экспериментов с тяжелыми ионами на энергии 4</w:t>
      </w:r>
      <w:r w:rsidRPr="00784B85">
        <w:t xml:space="preserve">,5 </w:t>
      </w:r>
      <w:r>
        <w:t xml:space="preserve">ГэВ такой сложности не возникает, так как критическая энергия </w:t>
      </w:r>
      <w:r w:rsidRPr="00784B85">
        <w:t>~</w:t>
      </w:r>
      <w:r>
        <w:t>5</w:t>
      </w:r>
      <w:r w:rsidRPr="00784B85">
        <w:t xml:space="preserve">,7 </w:t>
      </w:r>
      <w:r>
        <w:t>ГэВ</w:t>
      </w:r>
      <w:r w:rsidRPr="00784B85">
        <w:t xml:space="preserve">. </w:t>
      </w:r>
      <w:r>
        <w:rPr>
          <w:lang w:val="en-US"/>
        </w:rPr>
        <w:t>NICA</w:t>
      </w:r>
      <w:r w:rsidRPr="00784B85">
        <w:t xml:space="preserve"> </w:t>
      </w:r>
      <w:r>
        <w:t xml:space="preserve">оснащена </w:t>
      </w:r>
      <w:r w:rsidR="00E77BF8">
        <w:t xml:space="preserve">различными </w:t>
      </w:r>
      <w:r>
        <w:t>ВЧ станциями</w:t>
      </w:r>
      <w:r w:rsidRPr="00784B85">
        <w:t xml:space="preserve">: </w:t>
      </w:r>
      <w:r>
        <w:t>барьерной ВЧ-1</w:t>
      </w:r>
      <w:r w:rsidR="00BD687F">
        <w:t xml:space="preserve"> </w:t>
      </w:r>
      <w:r w:rsidR="00BD687F" w:rsidRPr="00BD687F">
        <w:t>[</w:t>
      </w:r>
      <w:r w:rsidR="002238F2" w:rsidRPr="002238F2">
        <w:t>1</w:t>
      </w:r>
      <w:r w:rsidR="00BD687F" w:rsidRPr="00BD687F">
        <w:t>]</w:t>
      </w:r>
      <w:r>
        <w:t xml:space="preserve"> и гармоническими ВЧ-2</w:t>
      </w:r>
      <w:r w:rsidRPr="00784B85">
        <w:t>,</w:t>
      </w:r>
      <w:r>
        <w:t xml:space="preserve"> ВЧ-3.</w:t>
      </w:r>
      <w:r w:rsidR="00D80F5D">
        <w:t xml:space="preserve"> </w:t>
      </w:r>
    </w:p>
    <w:p w14:paraId="582C3735" w14:textId="77777777" w:rsidR="00E843E0" w:rsidRPr="00E843E0" w:rsidRDefault="00E843E0" w:rsidP="00492B38">
      <w:pPr>
        <w:spacing w:line="276" w:lineRule="auto"/>
        <w:ind w:firstLine="708"/>
        <w:jc w:val="both"/>
      </w:pPr>
      <w:r>
        <w:t>Данная работа посвящена исследованию прохождения критической энергии в гармоническом ВЧ. С этой целью в работе приведены экспериментальные данные сеанса на синхротроне У-7</w:t>
      </w:r>
      <w:r w:rsidRPr="000C7FBA">
        <w:t xml:space="preserve">0, </w:t>
      </w:r>
      <w:r>
        <w:t>где осуществляется прохождение критической энергии методом быстрого изменения критической энергии в гармоническом ВЧ. А также изучено прохождение без создания дополнительного скачка.</w:t>
      </w:r>
    </w:p>
    <w:p w14:paraId="334ED441" w14:textId="77777777" w:rsidR="003A7F39" w:rsidRPr="00E843E0" w:rsidRDefault="0056399F" w:rsidP="00E843E0">
      <w:pPr>
        <w:pStyle w:val="Heading1"/>
      </w:pPr>
      <w:bookmarkStart w:id="3" w:name="_Toc154416540"/>
      <w:r w:rsidRPr="00E843E0">
        <w:t>Прохождение без скачка</w:t>
      </w:r>
      <w:bookmarkEnd w:id="1"/>
      <w:bookmarkEnd w:id="2"/>
      <w:bookmarkEnd w:id="3"/>
    </w:p>
    <w:p w14:paraId="72319FF2" w14:textId="77777777" w:rsidR="000E375A" w:rsidRPr="005729CE" w:rsidRDefault="00E77BF8" w:rsidP="007D3963">
      <w:pPr>
        <w:spacing w:line="276" w:lineRule="auto"/>
        <w:jc w:val="both"/>
      </w:pPr>
      <w:r>
        <w:tab/>
      </w:r>
      <w:r w:rsidR="00E843E0">
        <w:t xml:space="preserve">Сначала будет изучено поведение пучка без всякого рода </w:t>
      </w:r>
      <w:r w:rsidR="00D80F5D">
        <w:t xml:space="preserve">дополнительных </w:t>
      </w:r>
      <w:r w:rsidR="00E843E0">
        <w:t>вмешательств</w:t>
      </w:r>
      <w:r w:rsidR="005729CE">
        <w:t xml:space="preserve"> при прохождении критической энергии. Определение критической энергии, а также о важности критической энергии написано много работ </w:t>
      </w:r>
      <w:r w:rsidR="005729CE" w:rsidRPr="005729CE">
        <w:t>[</w:t>
      </w:r>
      <w:r w:rsidR="002238F2" w:rsidRPr="002238F2">
        <w:t>2</w:t>
      </w:r>
      <w:r w:rsidR="005729CE" w:rsidRPr="005729CE">
        <w:t>]</w:t>
      </w:r>
      <w:r w:rsidR="009C3DAC">
        <w:t>.</w:t>
      </w:r>
    </w:p>
    <w:p w14:paraId="74D1FB0D" w14:textId="77777777" w:rsidR="009C3DAC" w:rsidRDefault="000A6FFD" w:rsidP="00717D0E">
      <w:pPr>
        <w:pStyle w:val="Heading2"/>
      </w:pPr>
      <w:bookmarkStart w:id="4" w:name="_Toc154416541"/>
      <w:r>
        <w:t>Уравнения продольного движения</w:t>
      </w:r>
      <w:bookmarkEnd w:id="4"/>
    </w:p>
    <w:p w14:paraId="3699108B" w14:textId="77777777" w:rsidR="00311884" w:rsidRPr="007D7DDD" w:rsidRDefault="00764FB1" w:rsidP="00311884">
      <w:pPr>
        <w:spacing w:line="276" w:lineRule="auto"/>
      </w:pPr>
      <w:r>
        <w:tab/>
        <w:t>У</w:t>
      </w:r>
      <w:r w:rsidR="00A2000A">
        <w:t>равнения продольного движения</w:t>
      </w:r>
      <w:r w:rsidR="007D7DDD">
        <w:t xml:space="preserve"> являются основными, так как</w:t>
      </w:r>
      <w:r>
        <w:t xml:space="preserve"> </w:t>
      </w:r>
      <w:r w:rsidR="007D7DDD">
        <w:t>описывают эволюцию частиц в фазовом пространстве</w:t>
      </w:r>
      <w:r w:rsidR="007D7DDD" w:rsidRPr="007D7DDD">
        <w:t>:</w:t>
      </w:r>
    </w:p>
    <w:p w14:paraId="291C70DA" w14:textId="77777777" w:rsidR="001C428D" w:rsidRPr="001C428D" w:rsidRDefault="00000000" w:rsidP="005D12BF">
      <w:pPr>
        <w:spacing w:before="120" w:after="120"/>
        <w:rPr>
          <w:rFonts w:eastAsiaTheme="minorEastAsia"/>
          <w:iCs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r>
                <w:rPr>
                  <w:rFonts w:ascii="Cambria Math" w:hAnsi="Cambria Math"/>
                </w:rPr>
                <m:t>dτ</m:t>
              </m:r>
            </m:num>
            <m:den>
              <m:r>
                <w:rPr>
                  <w:rFonts w:ascii="Cambria Math" w:hAnsi="Cambria Math"/>
                </w:rPr>
                <m:t>dt</m:t>
              </m:r>
            </m:den>
          </m:f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r>
                <w:rPr>
                  <w:rFonts w:ascii="Cambria Math" w:hAnsi="Cambria Math"/>
                </w:rPr>
                <m:t>η</m:t>
              </m:r>
              <m:r>
                <w:rPr>
                  <w:rFonts w:ascii="Cambria Math" w:hAnsi="Cambria Math"/>
                  <w:lang w:val="en-US"/>
                </w:rPr>
                <m:t>h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β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0</m:t>
                  </m:r>
                </m:sub>
              </m:sSub>
            </m:den>
          </m:f>
          <m:r>
            <w:rPr>
              <w:rFonts w:ascii="Cambria Math" w:hAnsi="Cambria Math"/>
              <w:lang w:val="en-US"/>
            </w:rPr>
            <m:t>∆</m:t>
          </m:r>
          <m:r>
            <w:rPr>
              <w:rFonts w:ascii="Cambria Math" w:hAnsi="Cambria Math"/>
            </w:rPr>
            <m:t>E</m:t>
          </m:r>
          <m:r>
            <w:rPr>
              <w:rFonts w:ascii="Cambria Math" w:hAnsi="Cambria Math"/>
              <w:lang w:val="en-US"/>
            </w:rPr>
            <m:t xml:space="preserve">,  </m:t>
          </m:r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r>
                <w:rPr>
                  <w:rFonts w:ascii="Cambria Math" w:hAnsi="Cambria Math"/>
                </w:rPr>
                <m:t>d</m:t>
              </m:r>
              <m:r>
                <w:rPr>
                  <w:rFonts w:ascii="Cambria Math" w:hAnsi="Cambria Math"/>
                  <w:lang w:val="en-US"/>
                </w:rPr>
                <m:t>∆</m:t>
              </m:r>
              <m:r>
                <w:rPr>
                  <w:rFonts w:ascii="Cambria Math" w:hAnsi="Cambria Math"/>
                </w:rPr>
                <m:t>E</m:t>
              </m:r>
            </m:num>
            <m:den>
              <m:r>
                <w:rPr>
                  <w:rFonts w:ascii="Cambria Math" w:hAnsi="Cambria Math"/>
                </w:rPr>
                <m:t>dt</m:t>
              </m:r>
            </m:den>
          </m:f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r>
                <w:rPr>
                  <w:rFonts w:ascii="Cambria Math" w:hAnsi="Cambria Math"/>
                </w:rPr>
                <m:t>Ze</m:t>
              </m:r>
            </m:num>
            <m:den>
              <m:r>
                <w:rPr>
                  <w:rFonts w:ascii="Cambria Math" w:hAnsi="Cambria Math"/>
                </w:rPr>
                <m:t>A</m:t>
              </m:r>
            </m:den>
          </m:f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ω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0</m:t>
                  </m:r>
                </m:sub>
              </m:sSub>
            </m:num>
            <m:den>
              <m:r>
                <w:rPr>
                  <w:rFonts w:ascii="Cambria Math" w:hAnsi="Cambria Math"/>
                  <w:lang w:val="en-US"/>
                </w:rPr>
                <m:t>2</m:t>
              </m:r>
              <m:r>
                <w:rPr>
                  <w:rFonts w:ascii="Cambria Math" w:hAnsi="Cambria Math"/>
                </w:rPr>
                <m:t>π</m:t>
              </m:r>
            </m:den>
          </m:f>
          <m:r>
            <w:rPr>
              <w:rFonts w:ascii="Cambria Math" w:hAnsi="Cambria Math"/>
            </w:rPr>
            <m:t>V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iCs/>
                </w:rPr>
              </m:ctrlPr>
            </m:dPr>
            <m:e>
              <m:func>
                <m:funcPr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sin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iCs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ϕ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s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en-US"/>
                        </w:rPr>
                        <m:t>-h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ω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τ</m:t>
                      </m:r>
                    </m:e>
                  </m:d>
                </m:e>
              </m:func>
              <m:r>
                <w:rPr>
                  <w:rFonts w:ascii="Cambria Math" w:hAnsi="Cambria Math"/>
                  <w:lang w:val="en-US"/>
                </w:rPr>
                <m:t>-</m:t>
              </m:r>
              <m:func>
                <m:funcPr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sin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ϕ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s</m:t>
                      </m:r>
                    </m:sub>
                  </m:sSub>
                </m:e>
              </m:func>
            </m:e>
          </m:d>
          <m:r>
            <w:rPr>
              <w:rFonts w:ascii="Cambria Math" w:hAnsi="Cambria Math"/>
            </w:rPr>
            <m:t xml:space="preserve"> (1),</m:t>
          </m:r>
        </m:oMath>
      </m:oMathPara>
    </w:p>
    <w:p w14:paraId="43221231" w14:textId="77777777" w:rsidR="001C428D" w:rsidRPr="00384BE7" w:rsidRDefault="001C428D" w:rsidP="00764FB1">
      <w:pPr>
        <w:spacing w:before="120" w:line="276" w:lineRule="auto"/>
        <w:jc w:val="both"/>
        <w:rPr>
          <w:rFonts w:eastAsiaTheme="minorEastAsia"/>
          <w:bCs/>
        </w:rPr>
      </w:pPr>
      <w:r>
        <w:rPr>
          <w:rFonts w:eastAsiaTheme="minorEastAsia"/>
          <w:iCs/>
        </w:rPr>
        <w:t xml:space="preserve">где </w:t>
      </w:r>
      <m:oMath>
        <m:r>
          <w:rPr>
            <w:rFonts w:ascii="Cambria Math" w:hAnsi="Cambria Math"/>
          </w:rPr>
          <m:t>τ</m:t>
        </m:r>
      </m:oMath>
      <w:r>
        <w:rPr>
          <w:rFonts w:eastAsiaTheme="minorEastAsia"/>
          <w:iCs/>
        </w:rPr>
        <w:t xml:space="preserve"> отклонение частицы от референсной</w:t>
      </w:r>
      <w:r w:rsidRPr="001C428D">
        <w:rPr>
          <w:rFonts w:eastAsiaTheme="minorEastAsia"/>
          <w:iCs/>
        </w:rPr>
        <w:t xml:space="preserve">, </w:t>
      </w:r>
      <m:oMath>
        <m:r>
          <w:rPr>
            <w:rFonts w:ascii="Cambria Math" w:hAnsi="Cambria Math"/>
            <w:lang w:val="en-US"/>
          </w:rPr>
          <m:t>β</m:t>
        </m:r>
        <m:r>
          <w:rPr>
            <w:rFonts w:ascii="Cambria Math" w:eastAsiaTheme="minorEastAsia" w:hAnsi="Cambria Math"/>
            <w:lang w:val="en-US"/>
          </w:rPr>
          <m:t>c</m:t>
        </m:r>
      </m:oMath>
      <w:r w:rsidRPr="005729CE">
        <w:rPr>
          <w:rFonts w:eastAsiaTheme="minorEastAsia"/>
        </w:rPr>
        <w:t xml:space="preserve"> – </w:t>
      </w:r>
      <w:r>
        <w:rPr>
          <w:rFonts w:eastAsiaTheme="minorEastAsia"/>
        </w:rPr>
        <w:t>скорость</w:t>
      </w:r>
      <w:r w:rsidRPr="001C428D">
        <w:rPr>
          <w:rFonts w:eastAsiaTheme="minorEastAsia"/>
        </w:rPr>
        <w:t>,</w:t>
      </w:r>
      <w:r w:rsidRPr="001C428D">
        <w:rPr>
          <w:rFonts w:eastAsiaTheme="minorEastAsia"/>
          <w:iCs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ω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eastAsiaTheme="minorEastAsia" w:hAnsi="Cambria Math"/>
          </w:rPr>
          <m:t>=</m:t>
        </m:r>
        <m:f>
          <m:fPr>
            <m:type m:val="lin"/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2π</m:t>
            </m:r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T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0</m:t>
                </m:r>
              </m:sub>
            </m:sSub>
          </m:den>
        </m:f>
      </m:oMath>
      <w:r w:rsidRPr="006E1F2B">
        <w:rPr>
          <w:rFonts w:eastAsiaTheme="minorEastAsia"/>
        </w:rPr>
        <w:t xml:space="preserve">– </w:t>
      </w:r>
      <w:r w:rsidR="005D12BF">
        <w:rPr>
          <w:rFonts w:eastAsiaTheme="minorEastAsia"/>
        </w:rPr>
        <w:t xml:space="preserve">угловая </w:t>
      </w:r>
      <w:r>
        <w:rPr>
          <w:rFonts w:eastAsiaTheme="minorEastAsia"/>
        </w:rPr>
        <w:t>частота</w:t>
      </w:r>
      <w:r w:rsidRPr="006E1F2B">
        <w:rPr>
          <w:rFonts w:eastAsiaTheme="minorEastAsia"/>
        </w:rPr>
        <w:t xml:space="preserve"> </w:t>
      </w:r>
      <w:r>
        <w:rPr>
          <w:rFonts w:eastAsiaTheme="minorEastAsia"/>
        </w:rPr>
        <w:t xml:space="preserve">и соответствующее время обращения, </w:t>
      </w:r>
      <m:oMath>
        <m:r>
          <w:rPr>
            <w:rFonts w:ascii="Cambria Math" w:hAnsi="Cambria Math"/>
          </w:rPr>
          <m:t>h</m:t>
        </m:r>
      </m:oMath>
      <w:r>
        <w:rPr>
          <w:rFonts w:eastAsiaTheme="minorEastAsia"/>
        </w:rPr>
        <w:t xml:space="preserve"> – гармоническое число, </w:t>
      </w:r>
      <m:oMath>
        <m:r>
          <w:rPr>
            <w:rFonts w:ascii="Cambria Math" w:hAnsi="Cambria Math"/>
            <w:lang w:val="en-US"/>
          </w:rPr>
          <m:t>V</m:t>
        </m:r>
      </m:oMath>
      <w:r>
        <w:rPr>
          <w:rFonts w:eastAsiaTheme="minorEastAsia"/>
        </w:rPr>
        <w:t xml:space="preserve"> – амплитуда</w:t>
      </w:r>
      <w:r w:rsidRPr="001C428D">
        <w:rPr>
          <w:rFonts w:eastAsiaTheme="minorEastAsia"/>
        </w:rPr>
        <w:t xml:space="preserve"> </w:t>
      </w:r>
      <w:r>
        <w:rPr>
          <w:rFonts w:eastAsiaTheme="minorEastAsia"/>
        </w:rPr>
        <w:t>ВЧ</w:t>
      </w:r>
      <w:r w:rsidRPr="006E1F2B">
        <w:rPr>
          <w:rFonts w:eastAsiaTheme="minorEastAsia"/>
        </w:rPr>
        <w:t xml:space="preserve">, </w:t>
      </w:r>
      <m:oMath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ϕ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en-US"/>
              </w:rPr>
              <m:t>s</m:t>
            </m:r>
          </m:sub>
        </m:sSub>
      </m:oMath>
      <w:r w:rsidRPr="006E1F2B">
        <w:rPr>
          <w:rFonts w:eastAsiaTheme="minorEastAsia"/>
        </w:rPr>
        <w:t xml:space="preserve"> – </w:t>
      </w:r>
      <w:r>
        <w:rPr>
          <w:rFonts w:eastAsiaTheme="minorEastAsia"/>
        </w:rPr>
        <w:t>фаза равновесной частицы</w:t>
      </w:r>
      <w:r w:rsidR="00857665" w:rsidRPr="00857665">
        <w:rPr>
          <w:rFonts w:eastAsiaTheme="minorEastAsia"/>
        </w:rPr>
        <w:t xml:space="preserve">, </w:t>
      </w:r>
      <w:r w:rsidR="00857665">
        <w:rPr>
          <w:rFonts w:eastAsiaTheme="minorEastAsia"/>
        </w:rPr>
        <w:t>коэффициент проскальзывания (</w:t>
      </w:r>
      <w:r w:rsidR="00857665">
        <w:rPr>
          <w:rFonts w:eastAsiaTheme="minorEastAsia"/>
          <w:lang w:val="en-US"/>
        </w:rPr>
        <w:t>slip</w:t>
      </w:r>
      <w:r w:rsidR="00857665" w:rsidRPr="00857665">
        <w:rPr>
          <w:rFonts w:eastAsiaTheme="minorEastAsia"/>
        </w:rPr>
        <w:t>-</w:t>
      </w:r>
      <w:r w:rsidR="00857665">
        <w:rPr>
          <w:rFonts w:eastAsiaTheme="minorEastAsia"/>
          <w:lang w:val="en-US"/>
        </w:rPr>
        <w:t>factor</w:t>
      </w:r>
      <w:r w:rsidR="00857665">
        <w:rPr>
          <w:rFonts w:eastAsiaTheme="minorEastAsia"/>
        </w:rPr>
        <w:t xml:space="preserve">) </w:t>
      </w:r>
      <m:oMath>
        <m:r>
          <w:rPr>
            <w:rFonts w:ascii="Cambria Math" w:eastAsiaTheme="minorEastAsia" w:hAnsi="Cambria Math"/>
          </w:rPr>
          <m:t>η</m:t>
        </m:r>
        <m:d>
          <m:dPr>
            <m:ctrlPr>
              <w:rPr>
                <w:rFonts w:ascii="Cambria Math" w:eastAsiaTheme="minorEastAsia" w:hAnsi="Cambria Math"/>
                <w:bCs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δ</m:t>
            </m:r>
          </m:e>
        </m:d>
        <m:r>
          <w:rPr>
            <w:rFonts w:ascii="Cambria Math" w:eastAsiaTheme="minorEastAsia" w:hAnsi="Cambria Math"/>
          </w:rPr>
          <m:t>=-</m:t>
        </m:r>
        <m:f>
          <m:fPr>
            <m:ctrlPr>
              <w:rPr>
                <w:rFonts w:ascii="Cambria Math" w:eastAsiaTheme="minorEastAsia" w:hAnsi="Cambria Math"/>
                <w:bCs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sSub>
              <m:sSubPr>
                <m:ctrlPr>
                  <w:rPr>
                    <w:rFonts w:ascii="Cambria Math" w:eastAsiaTheme="minorEastAsia" w:hAnsi="Cambria Math"/>
                    <w:bCs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ω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0</m:t>
                </m:r>
              </m:sub>
            </m:sSub>
          </m:den>
        </m:f>
        <m:f>
          <m:fPr>
            <m:ctrlPr>
              <w:rPr>
                <w:rFonts w:ascii="Cambria Math" w:eastAsiaTheme="minorEastAsia" w:hAnsi="Cambria Math"/>
                <w:bCs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</w:rPr>
              <m:t>Δ</m:t>
            </m:r>
            <m:r>
              <w:rPr>
                <w:rFonts w:ascii="Cambria Math" w:eastAsiaTheme="minorEastAsia" w:hAnsi="Cambria Math"/>
              </w:rPr>
              <m:t>ω</m:t>
            </m:r>
          </m:num>
          <m:den>
            <m:r>
              <w:rPr>
                <w:rFonts w:ascii="Cambria Math" w:eastAsiaTheme="minorEastAsia" w:hAnsi="Cambria Math"/>
              </w:rPr>
              <m:t>δ</m:t>
            </m:r>
          </m:den>
        </m:f>
        <m:r>
          <w:rPr>
            <w:rFonts w:ascii="Cambria Math" w:eastAsiaTheme="minorEastAsia" w:hAnsi="Cambria Math"/>
          </w:rPr>
          <m:t>=-</m:t>
        </m:r>
        <m:d>
          <m:dPr>
            <m:ctrlPr>
              <w:rPr>
                <w:rFonts w:ascii="Cambria Math" w:eastAsiaTheme="minorEastAsia" w:hAnsi="Cambria Math"/>
                <w:bCs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bCs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η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0</m:t>
                </m:r>
              </m:sub>
            </m:sSub>
            <m:r>
              <w:rPr>
                <w:rFonts w:ascii="Cambria Math" w:eastAsiaTheme="minorEastAsia" w:hAnsi="Cambria Math"/>
              </w:rPr>
              <m:t>+</m:t>
            </m:r>
            <m:sSub>
              <m:sSubPr>
                <m:ctrlPr>
                  <w:rPr>
                    <w:rFonts w:ascii="Cambria Math" w:eastAsiaTheme="minorEastAsia" w:hAnsi="Cambria Math"/>
                    <w:bCs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η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</w:rPr>
              <m:t>δ+⋯</m:t>
            </m:r>
          </m:e>
        </m:d>
      </m:oMath>
      <w:r w:rsidR="00857665" w:rsidRPr="00857665">
        <w:rPr>
          <w:rFonts w:eastAsiaTheme="minorEastAsia"/>
        </w:rPr>
        <w:t>.</w:t>
      </w:r>
      <w:r w:rsidR="00764FB1" w:rsidRPr="00764FB1">
        <w:rPr>
          <w:rFonts w:eastAsiaTheme="minorEastAsia"/>
        </w:rPr>
        <w:t xml:space="preserve"> </w:t>
      </w:r>
    </w:p>
    <w:p w14:paraId="0D20C815" w14:textId="77777777" w:rsidR="009C3DAC" w:rsidRDefault="009C3DAC" w:rsidP="00717D0E">
      <w:pPr>
        <w:pStyle w:val="Heading2"/>
      </w:pPr>
      <w:bookmarkStart w:id="5" w:name="_Toc153793636"/>
      <w:bookmarkStart w:id="6" w:name="_Toc153794157"/>
      <w:bookmarkStart w:id="7" w:name="_Toc154416542"/>
      <w:r>
        <w:t>Расчёт времени адиабатичности и нелинейности</w:t>
      </w:r>
      <w:bookmarkEnd w:id="5"/>
      <w:bookmarkEnd w:id="6"/>
      <w:bookmarkEnd w:id="7"/>
    </w:p>
    <w:p w14:paraId="3DA87EC8" w14:textId="77777777" w:rsidR="009C3DAC" w:rsidRPr="00E703E1" w:rsidRDefault="009C3DAC" w:rsidP="009C3DAC">
      <w:pPr>
        <w:spacing w:line="276" w:lineRule="auto"/>
        <w:jc w:val="both"/>
      </w:pPr>
      <w:r>
        <w:tab/>
      </w:r>
      <w:r w:rsidR="00A9217D">
        <w:rPr>
          <w:rFonts w:eastAsiaTheme="minorEastAsia"/>
        </w:rPr>
        <w:t xml:space="preserve">В уравнениях (1) при </w:t>
      </w:r>
      <m:oMath>
        <m:sSub>
          <m:sSubPr>
            <m:ctrlPr>
              <w:rPr>
                <w:rFonts w:ascii="Cambria Math" w:eastAsiaTheme="minorEastAsia" w:hAnsi="Cambria Math"/>
                <w:bCs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γ→γ</m:t>
            </m:r>
          </m:e>
          <m:sub>
            <m:r>
              <w:rPr>
                <w:rFonts w:ascii="Cambria Math" w:eastAsiaTheme="minorEastAsia" w:hAnsi="Cambria Math"/>
              </w:rPr>
              <m:t>tr</m:t>
            </m:r>
          </m:sub>
        </m:sSub>
      </m:oMath>
      <w:r w:rsidR="00A9217D" w:rsidRPr="00764FB1">
        <w:rPr>
          <w:rFonts w:eastAsiaTheme="minorEastAsia"/>
          <w:bCs/>
        </w:rPr>
        <w:t xml:space="preserve">, </w:t>
      </w:r>
      <w:r w:rsidR="00A9217D">
        <w:rPr>
          <w:rFonts w:eastAsiaTheme="minorEastAsia"/>
          <w:bCs/>
        </w:rPr>
        <w:t xml:space="preserve">если </w:t>
      </w:r>
      <m:oMath>
        <m:sSub>
          <m:sSubPr>
            <m:ctrlPr>
              <w:rPr>
                <w:rFonts w:ascii="Cambria Math" w:eastAsiaTheme="minorEastAsia" w:hAnsi="Cambria Math"/>
                <w:bCs/>
              </w:rPr>
            </m:ctrlPr>
          </m:sSubPr>
          <m:e>
            <m:r>
              <w:rPr>
                <w:rFonts w:ascii="Cambria Math" w:eastAsiaTheme="minorEastAsia" w:hAnsi="Cambria Math"/>
              </w:rPr>
              <m:t>η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δ</m:t>
        </m:r>
      </m:oMath>
      <w:r w:rsidR="00A9217D">
        <w:rPr>
          <w:rFonts w:eastAsiaTheme="minorEastAsia"/>
          <w:bCs/>
        </w:rPr>
        <w:t xml:space="preserve"> мало, то</w:t>
      </w:r>
      <w:r w:rsidR="00A9217D" w:rsidRPr="00764FB1">
        <w:rPr>
          <w:rFonts w:eastAsiaTheme="minorEastAsia"/>
          <w:bCs/>
        </w:rPr>
        <w:t xml:space="preserve"> </w:t>
      </w:r>
      <m:oMath>
        <m:r>
          <w:rPr>
            <w:rFonts w:ascii="Cambria Math" w:eastAsiaTheme="minorEastAsia" w:hAnsi="Cambria Math"/>
          </w:rPr>
          <m:t>η=</m:t>
        </m:r>
        <m:sSub>
          <m:sSubPr>
            <m:ctrlPr>
              <w:rPr>
                <w:rFonts w:ascii="Cambria Math" w:eastAsiaTheme="minorEastAsia" w:hAnsi="Cambria Math"/>
                <w:bCs/>
              </w:rPr>
            </m:ctrlPr>
          </m:sSubPr>
          <m:e>
            <m:r>
              <w:rPr>
                <w:rFonts w:ascii="Cambria Math" w:eastAsiaTheme="minorEastAsia" w:hAnsi="Cambria Math"/>
              </w:rPr>
              <m:t>η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r>
          <w:rPr>
            <w:rFonts w:ascii="Cambria Math" w:eastAsiaTheme="minorEastAsia" w:hAnsi="Cambria Math"/>
          </w:rPr>
          <m:t>→0</m:t>
        </m:r>
      </m:oMath>
      <w:r w:rsidR="00A9217D" w:rsidRPr="00764FB1">
        <w:rPr>
          <w:rFonts w:eastAsiaTheme="minorEastAsia"/>
          <w:bCs/>
        </w:rPr>
        <w:t>,</w:t>
      </w:r>
      <w:r w:rsidR="00A9217D">
        <w:rPr>
          <w:rFonts w:eastAsiaTheme="minorEastAsia"/>
          <w:bCs/>
        </w:rPr>
        <w:t xml:space="preserve"> а значит может возникнуть необходимость проходить критическую энергию при ускорении. Особенно, такая задача возникает для легких частиц</w:t>
      </w:r>
      <w:r w:rsidR="00A9217D" w:rsidRPr="00384BE7">
        <w:rPr>
          <w:rFonts w:eastAsiaTheme="minorEastAsia"/>
          <w:bCs/>
        </w:rPr>
        <w:t xml:space="preserve"> – </w:t>
      </w:r>
      <w:r w:rsidR="00A9217D">
        <w:rPr>
          <w:rFonts w:eastAsiaTheme="minorEastAsia"/>
          <w:bCs/>
        </w:rPr>
        <w:t xml:space="preserve">протонов, как в случае У-70, так и </w:t>
      </w:r>
      <w:r w:rsidR="00A9217D">
        <w:rPr>
          <w:rFonts w:eastAsiaTheme="minorEastAsia"/>
          <w:bCs/>
          <w:lang w:val="en-US"/>
        </w:rPr>
        <w:t>NICA</w:t>
      </w:r>
      <w:r w:rsidR="00A9217D" w:rsidRPr="00384BE7">
        <w:rPr>
          <w:rFonts w:eastAsiaTheme="minorEastAsia"/>
          <w:bCs/>
        </w:rPr>
        <w:t>.</w:t>
      </w:r>
      <w:r w:rsidR="00A9217D">
        <w:rPr>
          <w:rFonts w:eastAsiaTheme="minorEastAsia"/>
          <w:bCs/>
        </w:rPr>
        <w:t xml:space="preserve"> Опасным является долгое нахождение вблизи, так как темп ускорения не изменя</w:t>
      </w:r>
      <w:r w:rsidR="00F57FE1">
        <w:rPr>
          <w:rFonts w:eastAsiaTheme="minorEastAsia"/>
          <w:bCs/>
        </w:rPr>
        <w:t>ет</w:t>
      </w:r>
      <w:r w:rsidR="00A9217D">
        <w:rPr>
          <w:rFonts w:eastAsiaTheme="minorEastAsia"/>
          <w:bCs/>
        </w:rPr>
        <w:t xml:space="preserve"> фазу неравновесной частиц</w:t>
      </w:r>
      <w:r w:rsidR="00F57FE1">
        <w:rPr>
          <w:rFonts w:eastAsiaTheme="minorEastAsia"/>
          <w:bCs/>
        </w:rPr>
        <w:t>ы.</w:t>
      </w:r>
      <w:r w:rsidR="00A9217D">
        <w:rPr>
          <w:rFonts w:eastAsiaTheme="minorEastAsia"/>
          <w:bCs/>
        </w:rPr>
        <w:t xml:space="preserve"> Характерное величина </w:t>
      </w:r>
      <w:r w:rsidR="00A9217D">
        <w:t>–</w:t>
      </w:r>
      <w:r w:rsidR="00A9217D" w:rsidRPr="00A9217D">
        <w:t xml:space="preserve"> </w:t>
      </w:r>
      <w:r w:rsidR="00A9217D">
        <w:t>время</w:t>
      </w:r>
      <w:r>
        <w:t xml:space="preserve"> адиабатичности</w:t>
      </w:r>
      <w:r w:rsidR="00F57FE1">
        <w:t xml:space="preserve">, </w:t>
      </w:r>
      <w:r w:rsidR="00E703E1">
        <w:t>указан</w:t>
      </w:r>
      <w:r w:rsidR="00F57FE1">
        <w:t>а</w:t>
      </w:r>
      <w:r w:rsidR="00E703E1">
        <w:t xml:space="preserve"> относительно критической энергии</w:t>
      </w:r>
      <w:r>
        <w:t xml:space="preserve"> </w:t>
      </w:r>
      <w:r w:rsidR="00E703E1">
        <w:t xml:space="preserve">и </w:t>
      </w:r>
      <w:r>
        <w:t>оценивается как</w:t>
      </w:r>
      <w:r w:rsidRPr="009C3DAC">
        <w:t xml:space="preserve"> [</w:t>
      </w:r>
      <w:r w:rsidR="002238F2" w:rsidRPr="002238F2">
        <w:t>3</w:t>
      </w:r>
      <w:r w:rsidRPr="009C3DAC">
        <w:t>]</w:t>
      </w:r>
    </w:p>
    <w:p w14:paraId="04149E7E" w14:textId="77777777" w:rsidR="009C3DAC" w:rsidRPr="005729CE" w:rsidRDefault="00000000" w:rsidP="005D12BF">
      <w:pPr>
        <w:spacing w:before="120" w:after="120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τ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ad</m:t>
              </m:r>
            </m:sub>
          </m:sSub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π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β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  <w:lang w:val="en-US"/>
                        </w:rPr>
                        <m:t>m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c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  <m:sSubSup>
                        <m:sSubSupPr>
                          <m:ctrlPr>
                            <w:rPr>
                              <w:rFonts w:ascii="Cambria Math" w:hAnsi="Cambria Math"/>
                              <w:lang w:val="en-US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γ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tr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4</m:t>
                          </m:r>
                        </m:sup>
                      </m:sSubSup>
                    </m:num>
                    <m:den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lang w:val="en-US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γ</m:t>
                          </m:r>
                        </m:e>
                      </m:acc>
                      <m:sSubSup>
                        <m:sSubSupPr>
                          <m:ctrlPr>
                            <w:rPr>
                              <w:rFonts w:ascii="Cambria Math" w:hAnsi="Cambria Math"/>
                              <w:lang w:val="en-US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ω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bSup>
                      <m:r>
                        <w:rPr>
                          <w:rFonts w:ascii="Cambria Math" w:hAnsi="Cambria Math"/>
                        </w:rPr>
                        <m:t>h</m:t>
                      </m:r>
                      <m:r>
                        <w:rPr>
                          <w:rFonts w:ascii="Cambria Math" w:hAnsi="Cambria Math"/>
                          <w:lang w:val="en-US"/>
                        </w:rPr>
                        <m:t>eV</m:t>
                      </m:r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/>
                              <w:lang w:val="en-US"/>
                            </w:rPr>
                          </m:ctrlPr>
                        </m:dPr>
                        <m:e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lang w:val="en-US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lang w:val="en-US"/>
                                </w:rPr>
                                <m:t>cos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ϕ</m:t>
                                  </m:r>
                                </m:e>
                                <m: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s</m:t>
                                  </m:r>
                                </m:sub>
                              </m:sSub>
                            </m:e>
                          </m:func>
                        </m:e>
                      </m:d>
                    </m:den>
                  </m:f>
                </m:e>
              </m:d>
            </m:e>
            <m:sup>
              <m:r>
                <w:rPr>
                  <w:rFonts w:ascii="Cambria Math" w:hAnsi="Cambria Math"/>
                </w:rPr>
                <m:t>1/3</m:t>
              </m:r>
            </m:sup>
          </m:sSup>
          <m:r>
            <w:rPr>
              <w:rFonts w:ascii="Cambria Math" w:hAnsi="Cambria Math"/>
              <w:lang w:val="en-US"/>
            </w:rPr>
            <m:t xml:space="preserve"> (2)</m:t>
          </m:r>
          <m:r>
            <w:rPr>
              <w:rFonts w:ascii="Cambria Math" w:eastAsiaTheme="minorEastAsia" w:hAnsi="Cambria Math"/>
            </w:rPr>
            <m:t>,</m:t>
          </m:r>
        </m:oMath>
      </m:oMathPara>
    </w:p>
    <w:p w14:paraId="26110777" w14:textId="77777777" w:rsidR="009C3DAC" w:rsidRDefault="009C3DAC" w:rsidP="009C3DAC">
      <w:pPr>
        <w:spacing w:line="276" w:lineRule="auto"/>
        <w:jc w:val="both"/>
        <w:rPr>
          <w:rFonts w:eastAsiaTheme="minorEastAsia"/>
        </w:rPr>
      </w:pPr>
      <w:r>
        <w:rPr>
          <w:rFonts w:eastAsiaTheme="minorEastAsia"/>
        </w:rPr>
        <w:t>где</w:t>
      </w:r>
      <w:r w:rsidRPr="005729CE">
        <w:rPr>
          <w:rFonts w:eastAsiaTheme="minorEastAsia"/>
        </w:rPr>
        <w:t xml:space="preserve"> </w:t>
      </w:r>
      <m:oMath>
        <m:r>
          <w:rPr>
            <w:rFonts w:ascii="Cambria Math" w:hAnsi="Cambria Math"/>
            <w:lang w:val="en-US"/>
          </w:rPr>
          <m:t>m</m:t>
        </m:r>
      </m:oMath>
      <w:r w:rsidRPr="005729CE">
        <w:rPr>
          <w:rFonts w:eastAsiaTheme="minorEastAsia"/>
        </w:rPr>
        <w:t xml:space="preserve"> – </w:t>
      </w:r>
      <w:r>
        <w:rPr>
          <w:rFonts w:eastAsiaTheme="minorEastAsia"/>
        </w:rPr>
        <w:t xml:space="preserve">масса,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γ</m:t>
            </m:r>
          </m:e>
          <m:sub>
            <m:r>
              <w:rPr>
                <w:rFonts w:ascii="Cambria Math" w:hAnsi="Cambria Math"/>
                <w:lang w:val="en-US"/>
              </w:rPr>
              <m:t>tr</m:t>
            </m:r>
          </m:sub>
        </m:sSub>
      </m:oMath>
      <w:r w:rsidRPr="005729CE">
        <w:rPr>
          <w:rFonts w:eastAsiaTheme="minorEastAsia"/>
        </w:rPr>
        <w:t>–</w:t>
      </w:r>
      <w:r>
        <w:rPr>
          <w:rFonts w:eastAsiaTheme="minorEastAsia"/>
        </w:rPr>
        <w:t>критическая энергия</w:t>
      </w:r>
      <w:r w:rsidRPr="006E1F2B">
        <w:rPr>
          <w:rFonts w:eastAsiaTheme="minorEastAsia"/>
        </w:rPr>
        <w:t xml:space="preserve">, </w:t>
      </w:r>
      <m:oMath>
        <m:acc>
          <m:accPr>
            <m:chr m:val="̇"/>
            <m:ctrlPr>
              <w:rPr>
                <w:rFonts w:ascii="Cambria Math" w:hAnsi="Cambria Math"/>
                <w:lang w:val="en-US"/>
              </w:rPr>
            </m:ctrlPr>
          </m:accPr>
          <m:e>
            <m:r>
              <w:rPr>
                <w:rFonts w:ascii="Cambria Math" w:hAnsi="Cambria Math"/>
                <w:lang w:val="en-US"/>
              </w:rPr>
              <m:t>γ</m:t>
            </m:r>
          </m:e>
        </m:acc>
        <m:r>
          <w:rPr>
            <w:rFonts w:ascii="Cambria Math" w:hAnsi="Cambria Math"/>
          </w:rPr>
          <m:t>=</m:t>
        </m:r>
        <m:f>
          <m:fPr>
            <m:type m:val="lin"/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dγ</m:t>
            </m:r>
          </m:num>
          <m:den>
            <m:r>
              <w:rPr>
                <w:rFonts w:ascii="Cambria Math" w:hAnsi="Cambria Math"/>
                <w:lang w:val="en-US"/>
              </w:rPr>
              <m:t>dt</m:t>
            </m:r>
          </m:den>
        </m:f>
      </m:oMath>
      <w:r w:rsidRPr="006E1F2B">
        <w:rPr>
          <w:rFonts w:eastAsiaTheme="minorEastAsia"/>
        </w:rPr>
        <w:t xml:space="preserve"> – </w:t>
      </w:r>
      <w:r>
        <w:rPr>
          <w:rFonts w:eastAsiaTheme="minorEastAsia"/>
        </w:rPr>
        <w:t xml:space="preserve">темп ускорения. Для У-70 основные параметры приведены в таблице 1. </w:t>
      </w:r>
    </w:p>
    <w:p w14:paraId="765822D7" w14:textId="77777777" w:rsidR="008B5E53" w:rsidRPr="00AB0620" w:rsidRDefault="008B5E53" w:rsidP="008B5E53">
      <w:pPr>
        <w:spacing w:line="276" w:lineRule="auto"/>
        <w:jc w:val="both"/>
        <w:rPr>
          <w:rFonts w:eastAsiaTheme="minorEastAsia"/>
          <w:iCs/>
        </w:rPr>
      </w:pPr>
      <w:r>
        <w:rPr>
          <w:rFonts w:eastAsiaTheme="minorEastAsia"/>
          <w:iCs/>
        </w:rPr>
        <w:tab/>
        <w:t>Кроме того,</w:t>
      </w:r>
      <w:r w:rsidRPr="00AB0620">
        <w:rPr>
          <w:rFonts w:eastAsiaTheme="minorEastAsia"/>
          <w:iCs/>
        </w:rPr>
        <w:t xml:space="preserve"> </w:t>
      </w:r>
      <w:r>
        <w:rPr>
          <w:rFonts w:eastAsiaTheme="minorEastAsia"/>
          <w:iCs/>
        </w:rPr>
        <w:t>из уравнений (1) следует условие стабильности синхротронных колебаний</w:t>
      </w:r>
    </w:p>
    <w:p w14:paraId="2E3D7E4E" w14:textId="77777777" w:rsidR="008B5E53" w:rsidRPr="00AB0620" w:rsidRDefault="00000000" w:rsidP="008B5E53">
      <w:pPr>
        <w:spacing w:line="276" w:lineRule="auto"/>
        <w:jc w:val="both"/>
        <w:rPr>
          <w:rFonts w:eastAsiaTheme="minorEastAsia"/>
          <w:i/>
          <w:iCs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η</m:t>
              </m:r>
            </m:e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cos</m:t>
          </m:r>
          <m:r>
            <w:rPr>
              <w:rFonts w:ascii="Cambria Math" w:eastAsiaTheme="minorEastAsia" w:hAnsi="Cambria Math"/>
            </w:rPr>
            <m:t>⁡</m:t>
          </m:r>
          <m:sSub>
            <m:sSubPr>
              <m:ctrlPr>
                <w:rPr>
                  <w:rFonts w:ascii="Cambria Math" w:eastAsiaTheme="minorEastAsia" w:hAnsi="Cambria Math"/>
                  <w:i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ϕ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s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&lt;0 (3),</m:t>
          </m:r>
        </m:oMath>
      </m:oMathPara>
    </w:p>
    <w:p w14:paraId="082334E8" w14:textId="77777777" w:rsidR="008B5E53" w:rsidRDefault="008B5E53" w:rsidP="008B5E53">
      <w:pPr>
        <w:spacing w:line="276" w:lineRule="auto"/>
        <w:jc w:val="both"/>
        <w:rPr>
          <w:rFonts w:eastAsiaTheme="minorEastAsia"/>
        </w:rPr>
      </w:pPr>
      <w:r>
        <w:rPr>
          <w:rFonts w:eastAsiaTheme="minorEastAsia"/>
          <w:iCs/>
        </w:rPr>
        <w:t xml:space="preserve">Из которого видно, что для продольного согласования, при похождении критической энергии также должна быть сдвинута фаза </w:t>
      </w:r>
      <m:oMath>
        <m:sSub>
          <m:sSubPr>
            <m:ctrlPr>
              <w:rPr>
                <w:rFonts w:ascii="Cambria Math" w:eastAsiaTheme="minorEastAsia" w:hAnsi="Cambria Math"/>
                <w:iCs/>
              </w:rPr>
            </m:ctrlPr>
          </m:sSubPr>
          <m:e>
            <m:r>
              <w:rPr>
                <w:rFonts w:ascii="Cambria Math" w:eastAsiaTheme="minorEastAsia" w:hAnsi="Cambria Math"/>
              </w:rPr>
              <m:t>ϕ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s</m:t>
            </m:r>
          </m:sub>
        </m:sSub>
      </m:oMath>
      <w:r>
        <w:rPr>
          <w:rFonts w:eastAsiaTheme="minorEastAsia"/>
          <w:iCs/>
        </w:rPr>
        <w:t xml:space="preserve"> ускоряющего поля ВЧ на </w:t>
      </w:r>
      <m:oMath>
        <m:r>
          <w:rPr>
            <w:rFonts w:ascii="Cambria Math" w:eastAsiaTheme="minorEastAsia" w:hAnsi="Cambria Math"/>
          </w:rPr>
          <m:t>π-2</m:t>
        </m:r>
        <m:sSub>
          <m:sSubPr>
            <m:ctrlPr>
              <w:rPr>
                <w:rFonts w:ascii="Cambria Math" w:eastAsiaTheme="minorEastAsia" w:hAnsi="Cambria Math"/>
                <w:iCs/>
              </w:rPr>
            </m:ctrlPr>
          </m:sSubPr>
          <m:e>
            <m:r>
              <w:rPr>
                <w:rFonts w:ascii="Cambria Math" w:eastAsiaTheme="minorEastAsia" w:hAnsi="Cambria Math"/>
              </w:rPr>
              <m:t>ϕ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s</m:t>
            </m:r>
          </m:sub>
        </m:sSub>
      </m:oMath>
      <w:r>
        <w:rPr>
          <w:rFonts w:eastAsiaTheme="minorEastAsia"/>
          <w:iCs/>
        </w:rPr>
        <w:t>.</w:t>
      </w:r>
    </w:p>
    <w:p w14:paraId="49B14F18" w14:textId="77777777" w:rsidR="00F57FE1" w:rsidRPr="00421EBF" w:rsidRDefault="00F57FE1" w:rsidP="009C3DAC">
      <w:pPr>
        <w:spacing w:line="276" w:lineRule="auto"/>
        <w:jc w:val="both"/>
        <w:rPr>
          <w:rFonts w:eastAsiaTheme="minorEastAsia"/>
          <w:bCs/>
        </w:rPr>
      </w:pPr>
      <w:r>
        <w:rPr>
          <w:rFonts w:eastAsiaTheme="minorEastAsia"/>
        </w:rPr>
        <w:tab/>
      </w:r>
      <w:r w:rsidR="008B5E53">
        <w:rPr>
          <w:rFonts w:eastAsiaTheme="minorEastAsia"/>
        </w:rPr>
        <w:t>П</w:t>
      </w:r>
      <w:r>
        <w:rPr>
          <w:rFonts w:eastAsiaTheme="minorEastAsia"/>
        </w:rPr>
        <w:t xml:space="preserve">редполагая </w:t>
      </w:r>
      <m:oMath>
        <m:sSub>
          <m:sSubPr>
            <m:ctrlPr>
              <w:rPr>
                <w:rFonts w:ascii="Cambria Math" w:eastAsiaTheme="minorEastAsia" w:hAnsi="Cambria Math"/>
                <w:bCs/>
              </w:rPr>
            </m:ctrlPr>
          </m:sSubPr>
          <m:e>
            <m:r>
              <w:rPr>
                <w:rFonts w:ascii="Cambria Math" w:eastAsiaTheme="minorEastAsia" w:hAnsi="Cambria Math"/>
              </w:rPr>
              <m:t>η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δ</m:t>
        </m:r>
      </m:oMath>
      <w:r>
        <w:rPr>
          <w:rFonts w:eastAsiaTheme="minorEastAsia"/>
          <w:bCs/>
        </w:rPr>
        <w:t xml:space="preserve"> сравнимым с </w:t>
      </w:r>
      <m:oMath>
        <m:sSub>
          <m:sSubPr>
            <m:ctrlPr>
              <w:rPr>
                <w:rFonts w:ascii="Cambria Math" w:eastAsiaTheme="minorEastAsia" w:hAnsi="Cambria Math"/>
                <w:bCs/>
              </w:rPr>
            </m:ctrlPr>
          </m:sSubPr>
          <m:e>
            <m:r>
              <w:rPr>
                <w:rFonts w:ascii="Cambria Math" w:eastAsiaTheme="minorEastAsia" w:hAnsi="Cambria Math"/>
              </w:rPr>
              <m:t>η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</m:oMath>
      <w:r>
        <w:rPr>
          <w:rFonts w:eastAsiaTheme="minorEastAsia"/>
          <w:bCs/>
        </w:rPr>
        <w:t>, рассматривают время нелинейности</w:t>
      </w:r>
      <w:r w:rsidR="00421EBF" w:rsidRPr="00421EBF">
        <w:rPr>
          <w:rFonts w:eastAsiaTheme="minorEastAsia"/>
          <w:bCs/>
        </w:rPr>
        <w:t>,</w:t>
      </w:r>
      <w:r w:rsidR="00421EBF">
        <w:rPr>
          <w:rFonts w:eastAsiaTheme="minorEastAsia"/>
          <w:bCs/>
        </w:rPr>
        <w:t xml:space="preserve"> характеризующее нелинейность движения продольного фазового движения</w:t>
      </w:r>
      <w:r w:rsidR="00421EBF" w:rsidRPr="00421EBF">
        <w:rPr>
          <w:rFonts w:eastAsiaTheme="minorEastAsia"/>
          <w:bCs/>
        </w:rPr>
        <w:t>:</w:t>
      </w:r>
    </w:p>
    <w:p w14:paraId="32342901" w14:textId="77777777" w:rsidR="00F57FE1" w:rsidRPr="00421EBF" w:rsidRDefault="00000000" w:rsidP="009C3DAC">
      <w:pPr>
        <w:spacing w:line="276" w:lineRule="auto"/>
        <w:jc w:val="both"/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τ</m:t>
              </m:r>
            </m:e>
            <m:sub>
              <m:r>
                <w:rPr>
                  <w:rFonts w:ascii="Cambria Math" w:hAnsi="Cambria Math"/>
                  <w:lang w:val="en-US"/>
                </w:rPr>
                <m:t>nl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η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acc>
                <m:ac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δ</m:t>
                  </m:r>
                </m:e>
              </m:acc>
            </m:num>
            <m:den>
              <m:f>
                <m:fPr>
                  <m:type m:val="skw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2</m:t>
                  </m:r>
                  <m:acc>
                    <m:accPr>
                      <m:chr m:val="̇"/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γ</m:t>
                      </m:r>
                    </m:e>
                  </m:acc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γ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tr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hAnsi="Cambria Math"/>
                        </w:rPr>
                        <m:t>3</m:t>
                      </m:r>
                    </m:sup>
                  </m:sSup>
                </m:den>
              </m:f>
            </m:den>
          </m:f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γ</m:t>
              </m:r>
            </m:e>
            <m:sub>
              <m:r>
                <w:rPr>
                  <w:rFonts w:ascii="Cambria Math" w:hAnsi="Cambria Math"/>
                  <w:lang w:val="en-US"/>
                </w:rPr>
                <m:t>tr</m:t>
              </m:r>
            </m:sub>
          </m:sSub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f>
                <m:fPr>
                  <m:type m:val="skw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3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β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bSup>
                <m:sSub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en-US"/>
                    </w:rPr>
                    <m:t>γ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tr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α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2</m:t>
              </m:r>
              <m:acc>
                <m:accPr>
                  <m:chr m:val="̇"/>
                  <m:ctrlPr>
                    <w:rPr>
                      <w:rFonts w:ascii="Cambria Math" w:hAnsi="Cambria Math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en-US"/>
                    </w:rPr>
                    <m:t>γ</m:t>
                  </m:r>
                </m:e>
              </m:acc>
            </m:den>
          </m:f>
          <m:r>
            <w:rPr>
              <w:rFonts w:ascii="Cambria Math" w:hAnsi="Cambria Math"/>
              <w:lang w:val="en-US"/>
            </w:rPr>
            <m:t xml:space="preserve"> (4),</m:t>
          </m:r>
        </m:oMath>
      </m:oMathPara>
    </w:p>
    <w:p w14:paraId="1615EAAD" w14:textId="77777777" w:rsidR="00421EBF" w:rsidRPr="00922D8B" w:rsidRDefault="00421EBF" w:rsidP="009C3DAC">
      <w:pPr>
        <w:spacing w:line="276" w:lineRule="auto"/>
        <w:jc w:val="both"/>
        <w:rPr>
          <w:rFonts w:eastAsiaTheme="minorEastAsia"/>
          <w:i/>
        </w:rPr>
      </w:pPr>
      <w:r>
        <w:rPr>
          <w:rFonts w:eastAsiaTheme="minorEastAsia"/>
        </w:rPr>
        <w:t xml:space="preserve">где </w:t>
      </w:r>
      <m:oMath>
        <m:acc>
          <m:accPr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δ</m:t>
            </m:r>
          </m:e>
        </m:acc>
        <m:r>
          <w:rPr>
            <w:rFonts w:ascii="Cambria Math" w:eastAsiaTheme="minorEastAsia" w:hAnsi="Cambria Math"/>
          </w:rPr>
          <m:t>≈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3×10</m:t>
            </m:r>
          </m:e>
          <m:sup>
            <m:r>
              <w:rPr>
                <w:rFonts w:ascii="Cambria Math" w:eastAsiaTheme="minorEastAsia" w:hAnsi="Cambria Math"/>
              </w:rPr>
              <m:t>-3</m:t>
            </m:r>
          </m:sup>
        </m:sSup>
      </m:oMath>
      <w:r>
        <w:rPr>
          <w:rFonts w:eastAsiaTheme="minorEastAsia"/>
        </w:rPr>
        <w:t xml:space="preserve"> – абсолютное значение максимального отклонения импульса,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α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rPr>
          <w:rFonts w:eastAsiaTheme="minorEastAsia"/>
        </w:rPr>
        <w:t>– второй порядок коэффициента сжатия орбиты.</w:t>
      </w:r>
      <w:r w:rsidR="00922D8B" w:rsidRPr="00922D8B">
        <w:rPr>
          <w:rFonts w:eastAsiaTheme="minorEastAsia"/>
        </w:rPr>
        <w:t xml:space="preserve"> </w:t>
      </w:r>
      <w:r w:rsidR="00922D8B">
        <w:rPr>
          <w:rFonts w:eastAsiaTheme="minorEastAsia"/>
        </w:rPr>
        <w:t xml:space="preserve">Для регулярной структуры У-70 получено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α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≃0.01</m:t>
        </m:r>
      </m:oMath>
      <w:r w:rsidR="00922D8B" w:rsidRPr="00922D8B">
        <w:rPr>
          <w:rFonts w:eastAsiaTheme="minorEastAsia"/>
        </w:rPr>
        <w:t xml:space="preserve"> </w:t>
      </w:r>
      <w:r w:rsidR="00922D8B">
        <w:rPr>
          <w:rFonts w:eastAsiaTheme="minorEastAsia"/>
        </w:rPr>
        <w:t>с учетом компенсации натуральной хроматичности секступолями</w:t>
      </w:r>
      <w:r w:rsidR="00B67FC1" w:rsidRPr="00B67FC1">
        <w:rPr>
          <w:rFonts w:eastAsiaTheme="minorEastAsia"/>
        </w:rPr>
        <w:t xml:space="preserve"> </w:t>
      </w:r>
      <w:r w:rsidR="00B67FC1">
        <w:rPr>
          <w:rFonts w:eastAsiaTheme="minorEastAsia"/>
        </w:rPr>
        <w:t>в МА</w:t>
      </w:r>
      <w:r w:rsidR="00B67FC1">
        <w:rPr>
          <w:rFonts w:eastAsiaTheme="minorEastAsia"/>
          <w:lang w:val="en-US"/>
        </w:rPr>
        <w:t>DX</w:t>
      </w:r>
      <w:r w:rsidR="00B67FC1" w:rsidRPr="00B67FC1">
        <w:rPr>
          <w:rFonts w:eastAsiaTheme="minorEastAsia"/>
        </w:rPr>
        <w:t xml:space="preserve"> [</w:t>
      </w:r>
      <w:r w:rsidR="002238F2" w:rsidRPr="002238F2">
        <w:rPr>
          <w:rFonts w:eastAsiaTheme="minorEastAsia"/>
        </w:rPr>
        <w:t>4</w:t>
      </w:r>
      <w:r w:rsidR="00B67FC1" w:rsidRPr="00B67FC1">
        <w:rPr>
          <w:rFonts w:eastAsiaTheme="minorEastAsia"/>
        </w:rPr>
        <w:t>]</w:t>
      </w:r>
      <w:r w:rsidR="00922D8B">
        <w:rPr>
          <w:rFonts w:eastAsiaTheme="minorEastAsia"/>
        </w:rPr>
        <w:t>.</w:t>
      </w:r>
    </w:p>
    <w:p w14:paraId="61D8A41F" w14:textId="77777777" w:rsidR="007D5C4C" w:rsidRDefault="007D5C4C" w:rsidP="007D5C4C">
      <w:pPr>
        <w:pStyle w:val="Caption"/>
        <w:keepNext/>
      </w:pPr>
      <w:r>
        <w:t xml:space="preserve">Таблица </w:t>
      </w:r>
      <w:fldSimple w:instr=" SEQ Таблица \* ARABIC ">
        <w:r w:rsidR="006707C4">
          <w:rPr>
            <w:noProof/>
          </w:rPr>
          <w:t>1</w:t>
        </w:r>
      </w:fldSimple>
      <w:r>
        <w:t xml:space="preserve">. </w:t>
      </w:r>
      <w:r w:rsidRPr="009D5F76">
        <w:t>Основные параметры кольца и ВЧ для У-70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4573"/>
        <w:gridCol w:w="1592"/>
      </w:tblGrid>
      <w:tr w:rsidR="007D5C4C" w14:paraId="7BC9C416" w14:textId="77777777" w:rsidTr="007D5C4C">
        <w:trPr>
          <w:trHeight w:val="345"/>
          <w:jc w:val="center"/>
        </w:trPr>
        <w:tc>
          <w:tcPr>
            <w:tcW w:w="4573" w:type="dxa"/>
          </w:tcPr>
          <w:p w14:paraId="4F1D18B8" w14:textId="77777777" w:rsidR="007D5C4C" w:rsidRPr="007D7194" w:rsidRDefault="007D5C4C" w:rsidP="007D5C4C">
            <w:pPr>
              <w:spacing w:line="276" w:lineRule="auto"/>
              <w:jc w:val="both"/>
              <w:rPr>
                <w:rFonts w:eastAsiaTheme="minorEastAsia"/>
              </w:rPr>
            </w:pPr>
            <w:r>
              <w:rPr>
                <w:rFonts w:eastAsiaTheme="minorEastAsia"/>
              </w:rPr>
              <w:t xml:space="preserve">Длина </w:t>
            </w:r>
            <w:r>
              <w:rPr>
                <w:rFonts w:eastAsiaTheme="minorEastAsia"/>
                <w:lang w:val="en-US"/>
              </w:rPr>
              <w:t xml:space="preserve">L = C, </w:t>
            </w:r>
            <w:r>
              <w:rPr>
                <w:rFonts w:eastAsiaTheme="minorEastAsia"/>
              </w:rPr>
              <w:t>м</w:t>
            </w:r>
          </w:p>
        </w:tc>
        <w:tc>
          <w:tcPr>
            <w:tcW w:w="1592" w:type="dxa"/>
          </w:tcPr>
          <w:p w14:paraId="2A4A346B" w14:textId="77777777" w:rsidR="007D5C4C" w:rsidRPr="00EF2C8C" w:rsidRDefault="007D5C4C" w:rsidP="007D5C4C">
            <w:pPr>
              <w:spacing w:line="276" w:lineRule="auto"/>
              <w:jc w:val="right"/>
              <w:rPr>
                <w:rFonts w:eastAsiaTheme="minorEastAsia"/>
                <w:lang w:val="en-US"/>
              </w:rPr>
            </w:pPr>
            <m:oMathPara>
              <m:oMathParaPr>
                <m:jc m:val="right"/>
              </m:oMathParaPr>
              <m:oMath>
                <m:r>
                  <w:rPr>
                    <w:rFonts w:ascii="Cambria Math" w:eastAsiaTheme="minorEastAsia" w:hAnsi="Cambria Math"/>
                  </w:rPr>
                  <m:t>1483.699</m:t>
                </m:r>
              </m:oMath>
            </m:oMathPara>
          </w:p>
        </w:tc>
      </w:tr>
      <w:tr w:rsidR="007D5C4C" w14:paraId="40F235EE" w14:textId="77777777" w:rsidTr="007D5C4C">
        <w:trPr>
          <w:trHeight w:val="345"/>
          <w:jc w:val="center"/>
        </w:trPr>
        <w:tc>
          <w:tcPr>
            <w:tcW w:w="4573" w:type="dxa"/>
          </w:tcPr>
          <w:p w14:paraId="06746A52" w14:textId="77777777" w:rsidR="007D5C4C" w:rsidRPr="002274A8" w:rsidRDefault="007D5C4C" w:rsidP="007D5C4C">
            <w:pPr>
              <w:spacing w:line="276" w:lineRule="auto"/>
              <w:jc w:val="both"/>
              <w:rPr>
                <w:rFonts w:eastAsiaTheme="minorEastAsia"/>
              </w:rPr>
            </w:pPr>
            <w:r>
              <w:rPr>
                <w:rFonts w:eastAsiaTheme="minorEastAsia"/>
              </w:rPr>
              <w:t xml:space="preserve">Коэффициент расширения орбиты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α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0</m:t>
                  </m:r>
                </m:sub>
              </m:sSub>
            </m:oMath>
          </w:p>
        </w:tc>
        <w:tc>
          <w:tcPr>
            <w:tcW w:w="1592" w:type="dxa"/>
          </w:tcPr>
          <w:p w14:paraId="3B1F75AD" w14:textId="77777777" w:rsidR="007D5C4C" w:rsidRPr="00EF2C8C" w:rsidRDefault="007D5C4C" w:rsidP="007D5C4C">
            <w:pPr>
              <w:spacing w:line="276" w:lineRule="auto"/>
              <w:jc w:val="right"/>
              <w:rPr>
                <w:rFonts w:eastAsiaTheme="minorEastAsia"/>
              </w:rPr>
            </w:pPr>
            <m:oMathPara>
              <m:oMathParaPr>
                <m:jc m:val="right"/>
              </m:oMathParaPr>
              <m:oMath>
                <m:r>
                  <w:rPr>
                    <w:rFonts w:ascii="Cambria Math" w:eastAsiaTheme="minorEastAsia" w:hAnsi="Cambria Math"/>
                  </w:rPr>
                  <m:t>0.011120</m:t>
                </m:r>
              </m:oMath>
            </m:oMathPara>
          </w:p>
        </w:tc>
      </w:tr>
      <w:tr w:rsidR="007D5C4C" w14:paraId="2B53E1FC" w14:textId="77777777" w:rsidTr="007D5C4C">
        <w:trPr>
          <w:trHeight w:val="345"/>
          <w:jc w:val="center"/>
        </w:trPr>
        <w:tc>
          <w:tcPr>
            <w:tcW w:w="4573" w:type="dxa"/>
          </w:tcPr>
          <w:p w14:paraId="270BBB43" w14:textId="77777777" w:rsidR="007D5C4C" w:rsidRPr="002274A8" w:rsidRDefault="007D5C4C" w:rsidP="007D5C4C">
            <w:pPr>
              <w:spacing w:line="276" w:lineRule="auto"/>
              <w:jc w:val="both"/>
              <w:rPr>
                <w:rFonts w:ascii="Calibri" w:eastAsia="Calibri" w:hAnsi="Calibri" w:cs="Times New Roman"/>
                <w:lang w:val="en-US"/>
              </w:rPr>
            </w:pPr>
            <w:r>
              <w:rPr>
                <w:rFonts w:eastAsiaTheme="minorEastAsia"/>
              </w:rPr>
              <w:t xml:space="preserve">Коэффициент расширения орбиты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α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</m:oMath>
          </w:p>
        </w:tc>
        <w:tc>
          <w:tcPr>
            <w:tcW w:w="1592" w:type="dxa"/>
          </w:tcPr>
          <w:p w14:paraId="081BBDFA" w14:textId="77777777" w:rsidR="007D5C4C" w:rsidRPr="00EF2C8C" w:rsidRDefault="007D5C4C" w:rsidP="007D5C4C">
            <w:pPr>
              <w:spacing w:line="276" w:lineRule="auto"/>
              <w:jc w:val="right"/>
              <w:rPr>
                <w:rFonts w:eastAsiaTheme="minorEastAsia"/>
                <w:lang w:val="en-US"/>
              </w:rPr>
            </w:pPr>
            <m:oMathPara>
              <m:oMathParaPr>
                <m:jc m:val="right"/>
              </m:oMathParaPr>
              <m:oMath>
                <m:r>
                  <w:rPr>
                    <w:rFonts w:ascii="Cambria Math" w:eastAsiaTheme="minorEastAsia" w:hAnsi="Cambria Math"/>
                    <w:lang w:val="en-US"/>
                  </w:rPr>
                  <m:t>0.01</m:t>
                </m:r>
              </m:oMath>
            </m:oMathPara>
          </w:p>
        </w:tc>
      </w:tr>
      <w:tr w:rsidR="007D5C4C" w14:paraId="69F523D3" w14:textId="77777777" w:rsidTr="007D5C4C">
        <w:trPr>
          <w:trHeight w:val="324"/>
          <w:jc w:val="center"/>
        </w:trPr>
        <w:tc>
          <w:tcPr>
            <w:tcW w:w="4573" w:type="dxa"/>
          </w:tcPr>
          <w:p w14:paraId="4C1142EF" w14:textId="77777777" w:rsidR="007D5C4C" w:rsidRPr="005A0B40" w:rsidRDefault="007D5C4C" w:rsidP="007D5C4C">
            <w:pPr>
              <w:spacing w:line="276" w:lineRule="auto"/>
              <w:jc w:val="both"/>
              <w:rPr>
                <w:rFonts w:eastAsiaTheme="minorEastAsia"/>
              </w:rPr>
            </w:pPr>
            <w:r>
              <w:rPr>
                <w:rFonts w:eastAsiaTheme="minorEastAsia"/>
              </w:rPr>
              <w:t>Критическая энергия</w:t>
            </w:r>
            <w:r>
              <w:rPr>
                <w:rFonts w:eastAsiaTheme="minorEastAsia"/>
                <w:lang w:val="en-US"/>
              </w:rPr>
              <w:t xml:space="preserve">, </w:t>
            </w:r>
            <w:r>
              <w:rPr>
                <w:rFonts w:eastAsiaTheme="minorEastAsia"/>
              </w:rPr>
              <w:t>ГэВ</w:t>
            </w:r>
          </w:p>
        </w:tc>
        <w:tc>
          <w:tcPr>
            <w:tcW w:w="1592" w:type="dxa"/>
          </w:tcPr>
          <w:p w14:paraId="4D41A21D" w14:textId="77777777" w:rsidR="007D5C4C" w:rsidRPr="005A0B40" w:rsidRDefault="007D5C4C" w:rsidP="007D5C4C">
            <w:pPr>
              <w:spacing w:line="276" w:lineRule="auto"/>
              <w:jc w:val="right"/>
              <w:rPr>
                <w:rFonts w:eastAsiaTheme="minorEastAsia"/>
                <w:iCs/>
                <w:lang w:val="en-US"/>
              </w:rPr>
            </w:pPr>
            <m:oMathPara>
              <m:oMathParaPr>
                <m:jc m:val="right"/>
              </m:oMathParaPr>
              <m:oMath>
                <m:r>
                  <w:rPr>
                    <w:rFonts w:ascii="Cambria Math" w:eastAsiaTheme="minorEastAsia" w:hAnsi="Cambria Math"/>
                    <w:lang w:val="en-US"/>
                  </w:rPr>
                  <m:t>7.957</m:t>
                </m:r>
              </m:oMath>
            </m:oMathPara>
          </w:p>
        </w:tc>
      </w:tr>
      <w:tr w:rsidR="007D5C4C" w14:paraId="150F8918" w14:textId="77777777" w:rsidTr="007D5C4C">
        <w:trPr>
          <w:trHeight w:val="345"/>
          <w:jc w:val="center"/>
        </w:trPr>
        <w:tc>
          <w:tcPr>
            <w:tcW w:w="4573" w:type="dxa"/>
          </w:tcPr>
          <w:p w14:paraId="7C6C4811" w14:textId="77777777" w:rsidR="007D5C4C" w:rsidRPr="005A0B40" w:rsidRDefault="007D5C4C" w:rsidP="007D5C4C">
            <w:pPr>
              <w:spacing w:line="276" w:lineRule="auto"/>
              <w:jc w:val="both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</w:rPr>
              <w:t xml:space="preserve">Лоренц-фактор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γ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tr</m:t>
                  </m:r>
                </m:sub>
              </m:sSub>
            </m:oMath>
          </w:p>
        </w:tc>
        <w:tc>
          <w:tcPr>
            <w:tcW w:w="1592" w:type="dxa"/>
          </w:tcPr>
          <w:p w14:paraId="61159C06" w14:textId="77777777" w:rsidR="007D5C4C" w:rsidRPr="005A0B40" w:rsidRDefault="007D5C4C" w:rsidP="007D5C4C">
            <w:pPr>
              <w:spacing w:line="276" w:lineRule="auto"/>
              <w:jc w:val="right"/>
              <w:rPr>
                <w:rFonts w:eastAsiaTheme="minorEastAsia"/>
                <w:iCs/>
                <w:lang w:val="en-US"/>
              </w:rPr>
            </w:pPr>
            <m:oMathPara>
              <m:oMathParaPr>
                <m:jc m:val="right"/>
              </m:oMathParaPr>
              <m:oMath>
                <m:r>
                  <w:rPr>
                    <w:rFonts w:ascii="Cambria Math" w:eastAsiaTheme="minorEastAsia" w:hAnsi="Cambria Math"/>
                  </w:rPr>
                  <m:t>7.48</m:t>
                </m:r>
              </m:oMath>
            </m:oMathPara>
          </w:p>
        </w:tc>
      </w:tr>
      <w:tr w:rsidR="007D5C4C" w14:paraId="0FA6CE60" w14:textId="77777777" w:rsidTr="007D5C4C">
        <w:trPr>
          <w:trHeight w:val="345"/>
          <w:jc w:val="center"/>
        </w:trPr>
        <w:tc>
          <w:tcPr>
            <w:tcW w:w="4573" w:type="dxa"/>
          </w:tcPr>
          <w:p w14:paraId="100B1B50" w14:textId="77777777" w:rsidR="007D5C4C" w:rsidRPr="005F1C17" w:rsidRDefault="007D5C4C" w:rsidP="007D5C4C">
            <w:pPr>
              <w:spacing w:line="276" w:lineRule="auto"/>
              <w:jc w:val="both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</w:rPr>
              <w:t>Максимальная интенсивность</w:t>
            </w:r>
            <w:r>
              <w:rPr>
                <w:rFonts w:eastAsiaTheme="minorEastAsia"/>
                <w:lang w:val="en-US"/>
              </w:rPr>
              <w:t xml:space="preserve">, </w:t>
            </w:r>
            <m:oMath>
              <m:r>
                <w:rPr>
                  <w:rFonts w:ascii="Cambria Math" w:hAnsi="Cambria Math"/>
                  <w:lang w:val="en-US"/>
                </w:rPr>
                <m:t>ppp</m:t>
              </m:r>
            </m:oMath>
          </w:p>
        </w:tc>
        <w:tc>
          <w:tcPr>
            <w:tcW w:w="1592" w:type="dxa"/>
          </w:tcPr>
          <w:p w14:paraId="15238B61" w14:textId="77777777" w:rsidR="007D5C4C" w:rsidRPr="004E616D" w:rsidRDefault="007D5C4C" w:rsidP="007D5C4C">
            <w:pPr>
              <w:spacing w:line="276" w:lineRule="auto"/>
              <w:jc w:val="right"/>
              <w:rPr>
                <w:rFonts w:eastAsiaTheme="minorEastAsia"/>
                <w:i/>
                <w:lang w:val="en-US"/>
              </w:rPr>
            </w:pPr>
            <m:oMathPara>
              <m:oMathParaPr>
                <m:jc m:val="right"/>
              </m:oMathParaPr>
              <m:oMath>
                <m:r>
                  <w:rPr>
                    <w:rFonts w:ascii="Cambria Math" w:hAnsi="Cambria Math"/>
                  </w:rPr>
                  <m:t>4×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13</m:t>
                    </m:r>
                  </m:sup>
                </m:sSup>
              </m:oMath>
            </m:oMathPara>
          </w:p>
        </w:tc>
      </w:tr>
      <w:tr w:rsidR="007D5C4C" w14:paraId="6824E0A9" w14:textId="77777777" w:rsidTr="007D5C4C">
        <w:trPr>
          <w:trHeight w:val="345"/>
          <w:jc w:val="center"/>
        </w:trPr>
        <w:tc>
          <w:tcPr>
            <w:tcW w:w="4573" w:type="dxa"/>
          </w:tcPr>
          <w:p w14:paraId="0D47ECF4" w14:textId="77777777" w:rsidR="007D5C4C" w:rsidRPr="00480657" w:rsidRDefault="007D5C4C" w:rsidP="007D5C4C">
            <w:pPr>
              <w:spacing w:line="276" w:lineRule="auto"/>
              <w:jc w:val="both"/>
              <w:rPr>
                <w:rFonts w:eastAsiaTheme="minorEastAsia"/>
              </w:rPr>
            </w:pPr>
            <w:r>
              <w:rPr>
                <w:rFonts w:eastAsiaTheme="minorEastAsia"/>
              </w:rPr>
              <w:t>Ускоряющая фаза</w:t>
            </w:r>
            <w:r w:rsidRPr="00480657">
              <w:rPr>
                <w:rFonts w:eastAsiaTheme="minorEastAsia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sin</m:t>
                  </m:r>
                  <m:r>
                    <w:rPr>
                      <w:rFonts w:ascii="Cambria Math" w:hAnsi="Cambria Math"/>
                    </w:rPr>
                    <m:t>(</m:t>
                  </m:r>
                  <m:r>
                    <w:rPr>
                      <w:rFonts w:ascii="Cambria Math" w:hAnsi="Cambria Math"/>
                      <w:lang w:val="en-US"/>
                    </w:rPr>
                    <m:t>ϕ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s</m:t>
                  </m:r>
                </m:sub>
              </m:sSub>
              <m:r>
                <w:rPr>
                  <w:rFonts w:ascii="Cambria Math" w:eastAsiaTheme="minorEastAsia" w:hAnsi="Cambria Math"/>
                </w:rPr>
                <m:t>)</m:t>
              </m:r>
            </m:oMath>
          </w:p>
        </w:tc>
        <w:tc>
          <w:tcPr>
            <w:tcW w:w="1592" w:type="dxa"/>
          </w:tcPr>
          <w:p w14:paraId="1B5A0956" w14:textId="77777777" w:rsidR="007D5C4C" w:rsidRPr="00EF2C8C" w:rsidRDefault="007D5C4C" w:rsidP="007D5C4C">
            <w:pPr>
              <w:spacing w:line="276" w:lineRule="auto"/>
              <w:jc w:val="right"/>
              <w:rPr>
                <w:rFonts w:eastAsiaTheme="minorEastAsia"/>
                <w:lang w:val="en-US"/>
              </w:rPr>
            </w:pPr>
            <m:oMathPara>
              <m:oMathParaPr>
                <m:jc m:val="right"/>
              </m:oMathParaPr>
              <m:oMath>
                <m:r>
                  <w:rPr>
                    <w:rFonts w:ascii="Cambria Math" w:eastAsiaTheme="minorEastAsia" w:hAnsi="Cambria Math"/>
                    <w:lang w:val="en-US"/>
                  </w:rPr>
                  <m:t>1/2</m:t>
                </m:r>
              </m:oMath>
            </m:oMathPara>
          </w:p>
        </w:tc>
      </w:tr>
      <w:tr w:rsidR="007D5C4C" w14:paraId="3CE1F394" w14:textId="77777777" w:rsidTr="007D5C4C">
        <w:trPr>
          <w:trHeight w:val="324"/>
          <w:jc w:val="center"/>
        </w:trPr>
        <w:tc>
          <w:tcPr>
            <w:tcW w:w="4573" w:type="dxa"/>
          </w:tcPr>
          <w:p w14:paraId="69CBAAFA" w14:textId="77777777" w:rsidR="007D5C4C" w:rsidRPr="002E3F51" w:rsidRDefault="007D5C4C" w:rsidP="007D5C4C">
            <w:pPr>
              <w:spacing w:line="276" w:lineRule="auto"/>
              <w:jc w:val="both"/>
              <w:rPr>
                <w:rFonts w:eastAsiaTheme="minorEastAsia"/>
              </w:rPr>
            </w:pPr>
            <w:r>
              <w:rPr>
                <w:rFonts w:eastAsiaTheme="minorEastAsia"/>
              </w:rPr>
              <w:t xml:space="preserve">Время адиабатичности </w:t>
            </w:r>
            <m:oMath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τ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ad</m:t>
                  </m:r>
                </m:sub>
              </m:sSub>
            </m:oMath>
            <w:r w:rsidRPr="002E3F51">
              <w:rPr>
                <w:rFonts w:eastAsiaTheme="minorEastAsia"/>
              </w:rPr>
              <w:t xml:space="preserve">, </w:t>
            </w:r>
            <w:r>
              <w:rPr>
                <w:rFonts w:eastAsiaTheme="minorEastAsia"/>
              </w:rPr>
              <w:t>мс</w:t>
            </w:r>
          </w:p>
        </w:tc>
        <w:tc>
          <w:tcPr>
            <w:tcW w:w="1592" w:type="dxa"/>
          </w:tcPr>
          <w:p w14:paraId="456B3520" w14:textId="77777777" w:rsidR="007D5C4C" w:rsidRPr="00EF2C8C" w:rsidRDefault="007D5C4C" w:rsidP="007D5C4C">
            <w:pPr>
              <w:spacing w:line="276" w:lineRule="auto"/>
              <w:jc w:val="right"/>
              <w:rPr>
                <w:rFonts w:eastAsiaTheme="minorEastAsia"/>
                <w:lang w:val="en-US"/>
              </w:rPr>
            </w:pPr>
            <m:oMathPara>
              <m:oMathParaPr>
                <m:jc m:val="right"/>
              </m:oMathParaPr>
              <m:oMath>
                <m:r>
                  <w:rPr>
                    <w:rFonts w:ascii="Cambria Math" w:eastAsiaTheme="minorEastAsia" w:hAnsi="Cambria Math"/>
                  </w:rPr>
                  <m:t>3</m:t>
                </m:r>
                <m:r>
                  <w:rPr>
                    <w:rFonts w:ascii="Cambria Math" w:eastAsiaTheme="minorEastAsia" w:hAnsi="Cambria Math"/>
                    <w:lang w:val="en-US"/>
                  </w:rPr>
                  <m:t>.218</m:t>
                </m:r>
              </m:oMath>
            </m:oMathPara>
          </w:p>
        </w:tc>
      </w:tr>
      <w:tr w:rsidR="007D5C4C" w14:paraId="4BE38768" w14:textId="77777777" w:rsidTr="007D5C4C">
        <w:trPr>
          <w:trHeight w:val="324"/>
          <w:jc w:val="center"/>
        </w:trPr>
        <w:tc>
          <w:tcPr>
            <w:tcW w:w="4573" w:type="dxa"/>
          </w:tcPr>
          <w:p w14:paraId="434A3E45" w14:textId="77777777" w:rsidR="007D5C4C" w:rsidRDefault="007D5C4C" w:rsidP="007D5C4C">
            <w:pPr>
              <w:spacing w:line="276" w:lineRule="auto"/>
              <w:jc w:val="both"/>
              <w:rPr>
                <w:rFonts w:eastAsiaTheme="minorEastAsia"/>
              </w:rPr>
            </w:pPr>
            <w:r>
              <w:rPr>
                <w:rFonts w:eastAsiaTheme="minorEastAsia"/>
              </w:rPr>
              <w:t xml:space="preserve">Время нелинейности </w:t>
            </w:r>
            <m:oMath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τ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nl</m:t>
                  </m:r>
                </m:sub>
              </m:sSub>
            </m:oMath>
            <w:r w:rsidRPr="002E3F51">
              <w:rPr>
                <w:rFonts w:eastAsiaTheme="minorEastAsia"/>
              </w:rPr>
              <w:t xml:space="preserve">, </w:t>
            </w:r>
            <w:r>
              <w:rPr>
                <w:rFonts w:eastAsiaTheme="minorEastAsia"/>
              </w:rPr>
              <w:t>мс</w:t>
            </w:r>
          </w:p>
        </w:tc>
        <w:tc>
          <w:tcPr>
            <w:tcW w:w="1592" w:type="dxa"/>
          </w:tcPr>
          <w:p w14:paraId="1243BE2D" w14:textId="77777777" w:rsidR="007D5C4C" w:rsidRPr="00502B02" w:rsidRDefault="007D5C4C" w:rsidP="007D5C4C">
            <w:pPr>
              <w:spacing w:line="276" w:lineRule="auto"/>
              <w:jc w:val="right"/>
              <w:rPr>
                <w:rFonts w:eastAsiaTheme="minorEastAsia"/>
                <w:lang w:val="en-US"/>
              </w:rPr>
            </w:pPr>
            <m:oMathPara>
              <m:oMathParaPr>
                <m:jc m:val="right"/>
              </m:oMathParaPr>
              <m:oMath>
                <m:r>
                  <w:rPr>
                    <w:rFonts w:ascii="Cambria Math" w:eastAsiaTheme="minorEastAsia" w:hAnsi="Cambria Math"/>
                    <w:lang w:val="en-US"/>
                  </w:rPr>
                  <m:t>0.195</m:t>
                </m:r>
              </m:oMath>
            </m:oMathPara>
          </w:p>
        </w:tc>
      </w:tr>
      <w:tr w:rsidR="007D5C4C" w14:paraId="5C2594F8" w14:textId="77777777" w:rsidTr="007D5C4C">
        <w:trPr>
          <w:trHeight w:val="324"/>
          <w:jc w:val="center"/>
        </w:trPr>
        <w:tc>
          <w:tcPr>
            <w:tcW w:w="4573" w:type="dxa"/>
          </w:tcPr>
          <w:p w14:paraId="72CE906C" w14:textId="77777777" w:rsidR="007D5C4C" w:rsidRPr="00FC691B" w:rsidRDefault="007D5C4C" w:rsidP="007D5C4C">
            <w:pPr>
              <w:spacing w:line="276" w:lineRule="auto"/>
              <w:jc w:val="both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Гармоническое число</w:t>
            </w:r>
          </w:p>
        </w:tc>
        <w:tc>
          <w:tcPr>
            <w:tcW w:w="1592" w:type="dxa"/>
          </w:tcPr>
          <w:p w14:paraId="798771CC" w14:textId="77777777" w:rsidR="007D5C4C" w:rsidRPr="00EF2C8C" w:rsidRDefault="007D5C4C" w:rsidP="007D5C4C">
            <w:pPr>
              <w:spacing w:line="276" w:lineRule="auto"/>
              <w:jc w:val="right"/>
              <w:rPr>
                <w:rFonts w:eastAsiaTheme="minorEastAsia"/>
              </w:rPr>
            </w:pPr>
            <m:oMathPara>
              <m:oMathParaPr>
                <m:jc m:val="right"/>
              </m:oMathParaPr>
              <m:oMath>
                <m:r>
                  <w:rPr>
                    <w:rFonts w:ascii="Cambria Math" w:eastAsiaTheme="minorEastAsia" w:hAnsi="Cambria Math"/>
                  </w:rPr>
                  <m:t>30</m:t>
                </m:r>
              </m:oMath>
            </m:oMathPara>
          </w:p>
        </w:tc>
      </w:tr>
      <w:tr w:rsidR="007D5C4C" w14:paraId="3D730612" w14:textId="77777777" w:rsidTr="007D5C4C">
        <w:trPr>
          <w:trHeight w:val="324"/>
          <w:jc w:val="center"/>
        </w:trPr>
        <w:tc>
          <w:tcPr>
            <w:tcW w:w="4573" w:type="dxa"/>
          </w:tcPr>
          <w:p w14:paraId="28D0E3A8" w14:textId="77777777" w:rsidR="007D5C4C" w:rsidRPr="00FC691B" w:rsidRDefault="007D5C4C" w:rsidP="007D5C4C">
            <w:pPr>
              <w:spacing w:line="276" w:lineRule="auto"/>
              <w:jc w:val="both"/>
              <w:rPr>
                <w:rFonts w:ascii="Calibri" w:eastAsia="Times New Roman" w:hAnsi="Calibri" w:cs="Times New Roman"/>
                <w:lang w:val="en-US"/>
              </w:rPr>
            </w:pPr>
            <w:r>
              <w:rPr>
                <w:rFonts w:ascii="Calibri" w:eastAsia="Times New Roman" w:hAnsi="Calibri" w:cs="Times New Roman"/>
              </w:rPr>
              <w:t>Амплитуда ускоряющих станций, кВ</w:t>
            </w:r>
          </w:p>
        </w:tc>
        <w:tc>
          <w:tcPr>
            <w:tcW w:w="1592" w:type="dxa"/>
          </w:tcPr>
          <w:p w14:paraId="70BA7DA5" w14:textId="77777777" w:rsidR="007D5C4C" w:rsidRPr="00EF2C8C" w:rsidRDefault="007D5C4C" w:rsidP="007D5C4C">
            <w:pPr>
              <w:spacing w:line="276" w:lineRule="auto"/>
              <w:jc w:val="right"/>
              <w:rPr>
                <w:rFonts w:eastAsiaTheme="minorEastAsia"/>
              </w:rPr>
            </w:pPr>
            <m:oMathPara>
              <m:oMathParaPr>
                <m:jc m:val="right"/>
              </m:oMathParaPr>
              <m:oMath>
                <m:r>
                  <w:rPr>
                    <w:rFonts w:ascii="Cambria Math" w:eastAsiaTheme="minorEastAsia" w:hAnsi="Cambria Math"/>
                  </w:rPr>
                  <m:t>10</m:t>
                </m:r>
              </m:oMath>
            </m:oMathPara>
          </w:p>
        </w:tc>
      </w:tr>
      <w:tr w:rsidR="007D5C4C" w14:paraId="1EFDAE8B" w14:textId="77777777" w:rsidTr="007D5C4C">
        <w:trPr>
          <w:trHeight w:val="324"/>
          <w:jc w:val="center"/>
        </w:trPr>
        <w:tc>
          <w:tcPr>
            <w:tcW w:w="4573" w:type="dxa"/>
          </w:tcPr>
          <w:p w14:paraId="00BCC65F" w14:textId="77777777" w:rsidR="007D5C4C" w:rsidRPr="002274A8" w:rsidRDefault="007D5C4C" w:rsidP="007D5C4C">
            <w:pPr>
              <w:spacing w:line="276" w:lineRule="auto"/>
              <w:jc w:val="both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Количество ускоряющих станций</w:t>
            </w:r>
          </w:p>
        </w:tc>
        <w:tc>
          <w:tcPr>
            <w:tcW w:w="1592" w:type="dxa"/>
          </w:tcPr>
          <w:p w14:paraId="6512D837" w14:textId="77777777" w:rsidR="007D5C4C" w:rsidRPr="00EF2C8C" w:rsidRDefault="007D5C4C" w:rsidP="007D5C4C">
            <w:pPr>
              <w:spacing w:line="276" w:lineRule="auto"/>
              <w:jc w:val="right"/>
              <w:rPr>
                <w:rFonts w:eastAsiaTheme="minorEastAsia"/>
              </w:rPr>
            </w:pPr>
            <m:oMathPara>
              <m:oMathParaPr>
                <m:jc m:val="right"/>
              </m:oMathParaPr>
              <m:oMath>
                <m:r>
                  <w:rPr>
                    <w:rFonts w:ascii="Cambria Math" w:eastAsiaTheme="minorEastAsia" w:hAnsi="Cambria Math"/>
                  </w:rPr>
                  <m:t>40</m:t>
                </m:r>
              </m:oMath>
            </m:oMathPara>
          </w:p>
        </w:tc>
      </w:tr>
      <w:tr w:rsidR="007D5C4C" w14:paraId="1BE0D71C" w14:textId="77777777" w:rsidTr="007D5C4C">
        <w:trPr>
          <w:trHeight w:val="324"/>
          <w:jc w:val="center"/>
        </w:trPr>
        <w:tc>
          <w:tcPr>
            <w:tcW w:w="4573" w:type="dxa"/>
          </w:tcPr>
          <w:p w14:paraId="051DD368" w14:textId="77777777" w:rsidR="007D5C4C" w:rsidRPr="005F1C17" w:rsidRDefault="007D5C4C" w:rsidP="007D5C4C">
            <w:pPr>
              <w:spacing w:line="276" w:lineRule="auto"/>
              <w:jc w:val="both"/>
              <w:rPr>
                <w:rFonts w:ascii="Calibri" w:eastAsia="Times New Roman" w:hAnsi="Calibri" w:cs="Times New Roman"/>
                <w:i/>
              </w:rPr>
            </w:pPr>
            <w:r>
              <w:rPr>
                <w:rFonts w:ascii="Calibri" w:eastAsia="Times New Roman" w:hAnsi="Calibri" w:cs="Times New Roman"/>
              </w:rPr>
              <w:t xml:space="preserve">Темп ускорения </w:t>
            </w:r>
            <m:oMath>
              <m:acc>
                <m:accPr>
                  <m:chr m:val="̇"/>
                  <m:ctrlPr>
                    <w:rPr>
                      <w:rFonts w:ascii="Cambria Math" w:hAnsi="Cambria Math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en-US"/>
                    </w:rPr>
                    <m:t>γ</m:t>
                  </m:r>
                </m:e>
              </m:acc>
            </m:oMath>
            <w:r>
              <w:rPr>
                <w:rFonts w:ascii="Calibri" w:eastAsia="Times New Roman" w:hAnsi="Calibri" w:cs="Times New Roman"/>
                <w:lang w:val="en-US"/>
              </w:rPr>
              <w:t>, 1/c</w:t>
            </w:r>
          </w:p>
        </w:tc>
        <w:tc>
          <w:tcPr>
            <w:tcW w:w="1592" w:type="dxa"/>
          </w:tcPr>
          <w:p w14:paraId="6443E624" w14:textId="77777777" w:rsidR="007D5C4C" w:rsidRPr="00EF2C8C" w:rsidRDefault="007D5C4C" w:rsidP="007D5C4C">
            <w:pPr>
              <w:spacing w:line="276" w:lineRule="auto"/>
              <w:jc w:val="right"/>
              <w:rPr>
                <w:rFonts w:eastAsiaTheme="minorEastAsia"/>
                <w:lang w:val="en-US"/>
              </w:rPr>
            </w:pPr>
            <m:oMathPara>
              <m:oMathParaPr>
                <m:jc m:val="right"/>
              </m:oMathParaPr>
              <m:oMath>
                <m:r>
                  <w:rPr>
                    <w:rFonts w:ascii="Cambria Math" w:eastAsiaTheme="minorEastAsia" w:hAnsi="Cambria Math"/>
                    <w:lang w:val="en-US"/>
                  </w:rPr>
                  <m:t>42.7</m:t>
                </m:r>
              </m:oMath>
            </m:oMathPara>
          </w:p>
        </w:tc>
      </w:tr>
    </w:tbl>
    <w:p w14:paraId="1BA91375" w14:textId="77777777" w:rsidR="007D5C4C" w:rsidRDefault="007D5C4C" w:rsidP="009C3DAC">
      <w:pPr>
        <w:spacing w:line="276" w:lineRule="auto"/>
        <w:jc w:val="both"/>
        <w:rPr>
          <w:rFonts w:eastAsiaTheme="minorEastAsia"/>
          <w:bCs/>
        </w:rPr>
      </w:pPr>
      <w:r>
        <w:rPr>
          <w:rFonts w:eastAsiaTheme="minorEastAsia"/>
          <w:bCs/>
          <w:noProof/>
        </w:rPr>
        <w:drawing>
          <wp:anchor distT="0" distB="0" distL="114300" distR="114300" simplePos="0" relativeHeight="251665408" behindDoc="0" locked="0" layoutInCell="1" allowOverlap="1" wp14:anchorId="797F47CA" wp14:editId="22F20A71">
            <wp:simplePos x="0" y="0"/>
            <wp:positionH relativeFrom="column">
              <wp:posOffset>4106545</wp:posOffset>
            </wp:positionH>
            <wp:positionV relativeFrom="paragraph">
              <wp:posOffset>1487170</wp:posOffset>
            </wp:positionV>
            <wp:extent cx="1831975" cy="1858010"/>
            <wp:effectExtent l="0" t="0" r="0" b="0"/>
            <wp:wrapTopAndBottom/>
            <wp:docPr id="177079879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798798" name="Рисунок 177079879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1975" cy="1858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eastAsiaTheme="minorEastAsia"/>
          <w:bCs/>
          <w:noProof/>
          <w:lang w:val="en-US"/>
        </w:rPr>
        <w:drawing>
          <wp:anchor distT="0" distB="0" distL="114300" distR="114300" simplePos="0" relativeHeight="251664384" behindDoc="0" locked="0" layoutInCell="1" allowOverlap="1" wp14:anchorId="3A8766D8" wp14:editId="7781457B">
            <wp:simplePos x="0" y="0"/>
            <wp:positionH relativeFrom="column">
              <wp:posOffset>2166620</wp:posOffset>
            </wp:positionH>
            <wp:positionV relativeFrom="paragraph">
              <wp:posOffset>1488440</wp:posOffset>
            </wp:positionV>
            <wp:extent cx="1831340" cy="1857375"/>
            <wp:effectExtent l="0" t="0" r="0" b="0"/>
            <wp:wrapTopAndBottom/>
            <wp:docPr id="496512465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512465" name="Рисунок 49651246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134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eastAsiaTheme="minorEastAsia"/>
          <w:bCs/>
          <w:noProof/>
        </w:rPr>
        <w:drawing>
          <wp:anchor distT="0" distB="0" distL="114300" distR="114300" simplePos="0" relativeHeight="251662336" behindDoc="0" locked="0" layoutInCell="1" allowOverlap="1" wp14:anchorId="355377CB" wp14:editId="5E27872D">
            <wp:simplePos x="0" y="0"/>
            <wp:positionH relativeFrom="column">
              <wp:posOffset>-1905</wp:posOffset>
            </wp:positionH>
            <wp:positionV relativeFrom="paragraph">
              <wp:posOffset>1627916</wp:posOffset>
            </wp:positionV>
            <wp:extent cx="2058670" cy="1600835"/>
            <wp:effectExtent l="0" t="0" r="0" b="0"/>
            <wp:wrapTopAndBottom/>
            <wp:docPr id="182921603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216033" name="Рисунок 182921603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8670" cy="1600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eastAsiaTheme="minorEastAsia"/>
          <w:bCs/>
          <w:noProof/>
        </w:rPr>
        <w:t xml:space="preserve"> </w:t>
      </w:r>
      <w:r w:rsidR="00D0461E">
        <w:rPr>
          <w:rFonts w:eastAsiaTheme="minorEastAsia"/>
        </w:rPr>
        <w:tab/>
        <w:t xml:space="preserve">Оценки для У-70 также приведены в таблице 1 и отражают тот факт, что </w:t>
      </w:r>
      <m:oMath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τ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en-US"/>
              </w:rPr>
              <m:t>ad</m:t>
            </m:r>
          </m:sub>
        </m:sSub>
        <m:r>
          <w:rPr>
            <w:rFonts w:ascii="Cambria Math" w:eastAsiaTheme="minorEastAsia" w:hAnsi="Cambria Math"/>
          </w:rPr>
          <m:t>&gt;</m:t>
        </m:r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τ</m:t>
            </m:r>
          </m:e>
          <m:sub>
            <m:r>
              <w:rPr>
                <w:rFonts w:ascii="Cambria Math" w:hAnsi="Cambria Math"/>
                <w:lang w:val="en-US"/>
              </w:rPr>
              <m:t>nl</m:t>
            </m:r>
          </m:sub>
        </m:sSub>
      </m:oMath>
      <w:r w:rsidR="00D0461E" w:rsidRPr="00D0461E">
        <w:rPr>
          <w:rFonts w:eastAsiaTheme="minorEastAsia"/>
        </w:rPr>
        <w:t xml:space="preserve"> </w:t>
      </w:r>
      <w:r w:rsidR="00D0461E">
        <w:rPr>
          <w:rFonts w:eastAsiaTheme="minorEastAsia"/>
        </w:rPr>
        <w:t xml:space="preserve">и соответственно </w:t>
      </w:r>
      <m:oMath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τ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en-US"/>
              </w:rPr>
              <m:t>ad</m:t>
            </m:r>
          </m:sub>
        </m:sSub>
      </m:oMath>
      <w:r w:rsidR="00D0461E">
        <w:rPr>
          <w:rFonts w:eastAsiaTheme="minorEastAsia"/>
        </w:rPr>
        <w:t xml:space="preserve"> определяет основной характер движения</w:t>
      </w:r>
      <w:r w:rsidR="008362A1">
        <w:rPr>
          <w:rFonts w:eastAsiaTheme="minorEastAsia"/>
        </w:rPr>
        <w:t xml:space="preserve"> вблизи критической энергии. </w:t>
      </w:r>
      <w:r w:rsidR="00E92010">
        <w:rPr>
          <w:rFonts w:eastAsiaTheme="minorEastAsia"/>
          <w:bCs/>
        </w:rPr>
        <w:t xml:space="preserve">При приближении энергии к критической, продольная длина пучка уменьшается. </w:t>
      </w:r>
      <w:r w:rsidR="00E92010">
        <w:rPr>
          <w:rFonts w:eastAsiaTheme="minorEastAsia"/>
        </w:rPr>
        <w:t xml:space="preserve">На рис. 1 приведено численной моделирование прохождения критической энергии для </w:t>
      </w:r>
      <m:oMath>
        <m:r>
          <w:rPr>
            <w:rFonts w:ascii="Cambria Math" w:eastAsiaTheme="minorEastAsia" w:hAnsi="Cambria Math"/>
          </w:rPr>
          <m:t>η=</m:t>
        </m:r>
        <m:sSub>
          <m:sSubPr>
            <m:ctrlPr>
              <w:rPr>
                <w:rFonts w:ascii="Cambria Math" w:eastAsiaTheme="minorEastAsia" w:hAnsi="Cambria Math"/>
                <w:bCs/>
              </w:rPr>
            </m:ctrlPr>
          </m:sSubPr>
          <m:e>
            <m:r>
              <w:rPr>
                <w:rFonts w:ascii="Cambria Math" w:eastAsiaTheme="minorEastAsia" w:hAnsi="Cambria Math"/>
              </w:rPr>
              <m:t>η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</m:oMath>
      <w:r w:rsidR="00E92010">
        <w:rPr>
          <w:rFonts w:eastAsiaTheme="minorEastAsia"/>
          <w:bCs/>
        </w:rPr>
        <w:t xml:space="preserve"> и соответственно </w:t>
      </w:r>
      <m:oMath>
        <m:r>
          <w:rPr>
            <w:rFonts w:ascii="Cambria Math" w:eastAsiaTheme="minorEastAsia" w:hAnsi="Cambria Math"/>
          </w:rPr>
          <m:t>η=</m:t>
        </m:r>
        <m:sSub>
          <m:sSubPr>
            <m:ctrlPr>
              <w:rPr>
                <w:rFonts w:ascii="Cambria Math" w:eastAsiaTheme="minorEastAsia" w:hAnsi="Cambria Math"/>
                <w:bCs/>
              </w:rPr>
            </m:ctrlPr>
          </m:sSubPr>
          <m:e>
            <m:r>
              <w:rPr>
                <w:rFonts w:ascii="Cambria Math" w:eastAsiaTheme="minorEastAsia" w:hAnsi="Cambria Math"/>
              </w:rPr>
              <m:t>η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r>
          <w:rPr>
            <w:rFonts w:ascii="Cambria Math" w:eastAsiaTheme="minorEastAsia" w:hAnsi="Cambria Math"/>
          </w:rPr>
          <m:t>+</m:t>
        </m:r>
        <m:sSub>
          <m:sSubPr>
            <m:ctrlPr>
              <w:rPr>
                <w:rFonts w:ascii="Cambria Math" w:eastAsiaTheme="minorEastAsia" w:hAnsi="Cambria Math"/>
                <w:bCs/>
              </w:rPr>
            </m:ctrlPr>
          </m:sSubPr>
          <m:e>
            <m:r>
              <w:rPr>
                <w:rFonts w:ascii="Cambria Math" w:eastAsiaTheme="minorEastAsia" w:hAnsi="Cambria Math"/>
              </w:rPr>
              <m:t>η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δ</m:t>
        </m:r>
      </m:oMath>
      <w:r w:rsidR="00E92010">
        <w:rPr>
          <w:rFonts w:eastAsiaTheme="minorEastAsia"/>
          <w:bCs/>
        </w:rPr>
        <w:t xml:space="preserve">. </w:t>
      </w:r>
      <w:r w:rsidR="008362A1">
        <w:rPr>
          <w:rFonts w:eastAsiaTheme="minorEastAsia"/>
          <w:bCs/>
        </w:rPr>
        <w:t>Видн</w:t>
      </w:r>
      <w:r w:rsidR="00FC691B">
        <w:rPr>
          <w:rFonts w:eastAsiaTheme="minorEastAsia"/>
          <w:bCs/>
        </w:rPr>
        <w:t>ы</w:t>
      </w:r>
      <w:r w:rsidR="008362A1">
        <w:rPr>
          <w:rFonts w:eastAsiaTheme="minorEastAsia"/>
          <w:bCs/>
        </w:rPr>
        <w:t xml:space="preserve"> незначительн</w:t>
      </w:r>
      <w:r w:rsidR="00FC691B">
        <w:rPr>
          <w:rFonts w:eastAsiaTheme="minorEastAsia"/>
          <w:bCs/>
        </w:rPr>
        <w:t>ые</w:t>
      </w:r>
      <w:r w:rsidR="008362A1">
        <w:rPr>
          <w:rFonts w:eastAsiaTheme="minorEastAsia"/>
          <w:bCs/>
        </w:rPr>
        <w:t xml:space="preserve"> отличи</w:t>
      </w:r>
      <w:r w:rsidR="00FC691B">
        <w:rPr>
          <w:rFonts w:eastAsiaTheme="minorEastAsia"/>
          <w:bCs/>
        </w:rPr>
        <w:t xml:space="preserve">я </w:t>
      </w:r>
      <w:r w:rsidR="008362A1">
        <w:rPr>
          <w:rFonts w:eastAsiaTheme="minorEastAsia"/>
          <w:bCs/>
        </w:rPr>
        <w:t>как в длине сгустка, так и фазовом движении.</w:t>
      </w:r>
      <w:r w:rsidR="008B5E53">
        <w:rPr>
          <w:rFonts w:eastAsiaTheme="minorEastAsia"/>
          <w:bCs/>
        </w:rPr>
        <w:t xml:space="preserve"> Моделирование продольной динамики вблизи критической энергии с учётом импедансов будет приведено далее.</w:t>
      </w:r>
    </w:p>
    <w:p w14:paraId="405C3184" w14:textId="77777777" w:rsidR="007D5C4C" w:rsidRPr="007D5C4C" w:rsidRDefault="007D5C4C" w:rsidP="009C3DAC">
      <w:pPr>
        <w:spacing w:line="276" w:lineRule="auto"/>
        <w:jc w:val="both"/>
        <w:rPr>
          <w:rFonts w:eastAsiaTheme="minorEastAsia"/>
          <w:bCs/>
        </w:rPr>
      </w:pPr>
      <w:commentRangeStart w:id="8"/>
      <w:r>
        <w:rPr>
          <w:rFonts w:eastAsiaTheme="minorEastAsia"/>
          <w:bCs/>
        </w:rPr>
        <w:t>а)</w:t>
      </w:r>
      <w:r w:rsidR="00504799">
        <w:rPr>
          <w:rFonts w:eastAsiaTheme="minorEastAsia"/>
          <w:bCs/>
        </w:rPr>
        <w:t xml:space="preserve"> </w:t>
      </w:r>
      <w:r w:rsidR="00504799" w:rsidRPr="00504799">
        <w:rPr>
          <w:rFonts w:ascii="Cambria Math" w:eastAsiaTheme="minorEastAsia" w:hAnsi="Cambria Math"/>
          <w:i/>
        </w:rPr>
        <w:t xml:space="preserve"> </w:t>
      </w:r>
      <m:oMath>
        <m:r>
          <w:rPr>
            <w:rFonts w:ascii="Cambria Math" w:eastAsiaTheme="minorEastAsia" w:hAnsi="Cambria Math"/>
          </w:rPr>
          <m:t>η=</m:t>
        </m:r>
        <m:sSub>
          <m:sSubPr>
            <m:ctrlPr>
              <w:rPr>
                <w:rFonts w:ascii="Cambria Math" w:eastAsiaTheme="minorEastAsia" w:hAnsi="Cambria Math"/>
                <w:bCs/>
              </w:rPr>
            </m:ctrlPr>
          </m:sSubPr>
          <m:e>
            <m:r>
              <w:rPr>
                <w:rFonts w:ascii="Cambria Math" w:eastAsiaTheme="minorEastAsia" w:hAnsi="Cambria Math"/>
              </w:rPr>
              <m:t>η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w:commentRangeEnd w:id="8"/>
        <m:r>
          <m:rPr>
            <m:sty m:val="p"/>
          </m:rPr>
          <w:rPr>
            <w:rStyle w:val="CommentReference"/>
          </w:rPr>
          <w:commentReference w:id="8"/>
        </m:r>
      </m:oMath>
    </w:p>
    <w:p w14:paraId="2BE46FC5" w14:textId="77777777" w:rsidR="0022052B" w:rsidRPr="007D5C4C" w:rsidRDefault="007D5C4C" w:rsidP="0022052B">
      <w:pPr>
        <w:pStyle w:val="Caption"/>
        <w:keepNext/>
        <w:rPr>
          <w:lang w:val="en-US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2D79C0C9" wp14:editId="32E5A707">
                <wp:simplePos x="0" y="0"/>
                <wp:positionH relativeFrom="column">
                  <wp:posOffset>-6350</wp:posOffset>
                </wp:positionH>
                <wp:positionV relativeFrom="paragraph">
                  <wp:posOffset>2174240</wp:posOffset>
                </wp:positionV>
                <wp:extent cx="5945505" cy="635"/>
                <wp:effectExtent l="0" t="0" r="0" b="0"/>
                <wp:wrapThrough wrapText="bothSides">
                  <wp:wrapPolygon edited="0">
                    <wp:start x="0" y="0"/>
                    <wp:lineTo x="0" y="20571"/>
                    <wp:lineTo x="21547" y="20571"/>
                    <wp:lineTo x="21547" y="0"/>
                    <wp:lineTo x="0" y="0"/>
                  </wp:wrapPolygon>
                </wp:wrapThrough>
                <wp:docPr id="1321411170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55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09A46E0" w14:textId="77777777" w:rsidR="007D5C4C" w:rsidRPr="00530E30" w:rsidRDefault="007D5C4C" w:rsidP="00530E30">
                            <w:pPr>
                              <w:pStyle w:val="Caption"/>
                              <w:jc w:val="both"/>
                              <w:rPr>
                                <w:bCs/>
                                <w:noProof/>
                              </w:rPr>
                            </w:pPr>
                            <w:r>
                              <w:t xml:space="preserve">Рисунок </w:t>
                            </w:r>
                            <w:fldSimple w:instr=" SEQ Рисунок \* ARABIC ">
                              <w:r w:rsidR="00717D0E"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>
                              <w:t xml:space="preserve">. Численное моделирование динамики продольного движения </w:t>
                            </w:r>
                            <w:r w:rsidR="00530E30">
                              <w:t xml:space="preserve">при прохождении критической энергии </w:t>
                            </w:r>
                            <w:r>
                              <w:t xml:space="preserve">для а)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η=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η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0</m:t>
                                  </m:r>
                                </m:sub>
                              </m:sSub>
                            </m:oMath>
                            <w:r>
                              <w:t xml:space="preserve"> </w:t>
                            </w:r>
                            <w:r w:rsidRPr="007D5C4C">
                              <w:t>;</w:t>
                            </w:r>
                            <w:r>
                              <w:t xml:space="preserve">б)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η=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η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0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η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δ</m:t>
                              </m:r>
                            </m:oMath>
                            <w:r w:rsidR="00530E30">
                              <w:rPr>
                                <w:rFonts w:eastAsiaTheme="minorEastAsia"/>
                              </w:rPr>
                              <w:t xml:space="preserve">. </w:t>
                            </w:r>
                            <w:r w:rsidR="00E366D5">
                              <w:rPr>
                                <w:rFonts w:eastAsiaTheme="minorEastAsia"/>
                              </w:rPr>
                              <w:t>Слева</w:t>
                            </w:r>
                            <w:r w:rsidR="00E366D5" w:rsidRPr="00E366D5">
                              <w:rPr>
                                <w:rFonts w:eastAsiaTheme="minorEastAsia"/>
                              </w:rPr>
                              <w:t xml:space="preserve">: </w:t>
                            </w:r>
                            <w:r w:rsidR="00E366D5">
                              <w:rPr>
                                <w:rFonts w:eastAsiaTheme="minorEastAsia"/>
                              </w:rPr>
                              <w:t>изменение длины</w:t>
                            </w:r>
                            <w:r w:rsidR="00E366D5" w:rsidRPr="00E366D5">
                              <w:rPr>
                                <w:rFonts w:eastAsiaTheme="minorEastAsia"/>
                              </w:rPr>
                              <w:t xml:space="preserve"> </w:t>
                            </w:r>
                            <w:r w:rsidR="00E366D5">
                              <w:rPr>
                                <w:rFonts w:eastAsiaTheme="minorEastAsia"/>
                              </w:rPr>
                              <w:t>сгустка</w:t>
                            </w:r>
                            <w:r w:rsidR="00530E30" w:rsidRPr="00530E30">
                              <w:rPr>
                                <w:rFonts w:eastAsiaTheme="minorEastAsia"/>
                              </w:rPr>
                              <w:t xml:space="preserve">, </w:t>
                            </w:r>
                            <w:r w:rsidR="00530E30">
                              <w:rPr>
                                <w:rFonts w:eastAsiaTheme="minorEastAsia"/>
                              </w:rPr>
                              <w:t>в центре и справа</w:t>
                            </w:r>
                            <w:r w:rsidR="00530E30" w:rsidRPr="00530E30">
                              <w:rPr>
                                <w:rFonts w:eastAsiaTheme="minorEastAsia"/>
                              </w:rPr>
                              <w:t xml:space="preserve">: </w:t>
                            </w:r>
                            <w:r w:rsidR="00530E30">
                              <w:rPr>
                                <w:rFonts w:eastAsiaTheme="minorEastAsia"/>
                              </w:rPr>
                              <w:t>фазовый портрет до и после критической энергии соответственно.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2D79C0C9" id="_x0000_t202" coordsize="21600,21600" o:spt="202" path="m,l,21600r21600,l21600,xe">
                <v:stroke joinstyle="miter"/>
                <v:path gradientshapeok="t" o:connecttype="rect"/>
              </v:shapetype>
              <v:shape id="Надпись 1" o:spid="_x0000_s1026" type="#_x0000_t202" style="position:absolute;margin-left:-.5pt;margin-top:171.2pt;width:468.15pt;height:.05pt;z-index:2516807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" stroked="f">
                <v:textbox style="mso-fit-shape-to-text:t" inset="0,0,0,0">
                  <w:txbxContent>
                    <w:p w14:paraId="509A46E0" w14:textId="77777777" w:rsidR="007D5C4C" w:rsidRPr="00530E30" w:rsidRDefault="007D5C4C" w:rsidP="00530E30">
                      <w:pPr>
                        <w:pStyle w:val="Caption"/>
                        <w:jc w:val="both"/>
                        <w:rPr>
                          <w:bCs/>
                          <w:noProof/>
                        </w:rPr>
                      </w:pPr>
                      <w:r>
                        <w:t xml:space="preserve">Рисунок </w:t>
                      </w:r>
                      <w:fldSimple w:instr=" SEQ Рисунок \* ARABIC ">
                        <w:r w:rsidR="00717D0E">
                          <w:rPr>
                            <w:noProof/>
                          </w:rPr>
                          <w:t>1</w:t>
                        </w:r>
                      </w:fldSimple>
                      <w:r>
                        <w:t xml:space="preserve">. Численное моделирование динамики продольного движения </w:t>
                      </w:r>
                      <w:r w:rsidR="00530E30">
                        <w:t xml:space="preserve">при прохождении критической энергии </w:t>
                      </w:r>
                      <w:r>
                        <w:t xml:space="preserve">для а) </w:t>
                      </w:r>
                      <m:oMath>
                        <m:r>
                          <w:rPr>
                            <w:rFonts w:ascii="Cambria Math" w:eastAsiaTheme="minorEastAsia" w:hAnsi="Cambria Math"/>
                          </w:rPr>
                          <m:t>η=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η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0</m:t>
                            </m:r>
                          </m:sub>
                        </m:sSub>
                      </m:oMath>
                      <w:r>
                        <w:t xml:space="preserve"> </w:t>
                      </w:r>
                      <w:r w:rsidRPr="007D5C4C">
                        <w:t>;</w:t>
                      </w:r>
                      <w:r>
                        <w:t xml:space="preserve">б) </w:t>
                      </w:r>
                      <m:oMath>
                        <m:r>
                          <w:rPr>
                            <w:rFonts w:ascii="Cambria Math" w:eastAsiaTheme="minorEastAsia" w:hAnsi="Cambria Math"/>
                          </w:rPr>
                          <m:t>η=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η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0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η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</w:rPr>
                          <m:t>δ</m:t>
                        </m:r>
                      </m:oMath>
                      <w:r w:rsidR="00530E30">
                        <w:rPr>
                          <w:rFonts w:eastAsiaTheme="minorEastAsia"/>
                        </w:rPr>
                        <w:t xml:space="preserve">. </w:t>
                      </w:r>
                      <w:r w:rsidR="00E366D5">
                        <w:rPr>
                          <w:rFonts w:eastAsiaTheme="minorEastAsia"/>
                        </w:rPr>
                        <w:t>Слева</w:t>
                      </w:r>
                      <w:r w:rsidR="00E366D5" w:rsidRPr="00E366D5">
                        <w:rPr>
                          <w:rFonts w:eastAsiaTheme="minorEastAsia"/>
                        </w:rPr>
                        <w:t xml:space="preserve">: </w:t>
                      </w:r>
                      <w:r w:rsidR="00E366D5">
                        <w:rPr>
                          <w:rFonts w:eastAsiaTheme="minorEastAsia"/>
                        </w:rPr>
                        <w:t>изменение длины</w:t>
                      </w:r>
                      <w:r w:rsidR="00E366D5" w:rsidRPr="00E366D5">
                        <w:rPr>
                          <w:rFonts w:eastAsiaTheme="minorEastAsia"/>
                        </w:rPr>
                        <w:t xml:space="preserve"> </w:t>
                      </w:r>
                      <w:r w:rsidR="00E366D5">
                        <w:rPr>
                          <w:rFonts w:eastAsiaTheme="minorEastAsia"/>
                        </w:rPr>
                        <w:t>сгустка</w:t>
                      </w:r>
                      <w:r w:rsidR="00530E30" w:rsidRPr="00530E30">
                        <w:rPr>
                          <w:rFonts w:eastAsiaTheme="minorEastAsia"/>
                        </w:rPr>
                        <w:t xml:space="preserve">, </w:t>
                      </w:r>
                      <w:r w:rsidR="00530E30">
                        <w:rPr>
                          <w:rFonts w:eastAsiaTheme="minorEastAsia"/>
                        </w:rPr>
                        <w:t>в центре и справа</w:t>
                      </w:r>
                      <w:r w:rsidR="00530E30" w:rsidRPr="00530E30">
                        <w:rPr>
                          <w:rFonts w:eastAsiaTheme="minorEastAsia"/>
                        </w:rPr>
                        <w:t xml:space="preserve">: </w:t>
                      </w:r>
                      <w:r w:rsidR="00530E30">
                        <w:rPr>
                          <w:rFonts w:eastAsiaTheme="minorEastAsia"/>
                        </w:rPr>
                        <w:t>фазовый портрет до и после критической энергии соответственно.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Pr="007D5C4C">
        <w:rPr>
          <w:rFonts w:eastAsiaTheme="minorEastAsia"/>
          <w:bCs/>
          <w:i w:val="0"/>
          <w:iCs w:val="0"/>
          <w:noProof/>
          <w:color w:val="000000" w:themeColor="text1"/>
          <w:sz w:val="24"/>
          <w:szCs w:val="24"/>
          <w:lang w:val="en-US"/>
        </w:rPr>
        <w:drawing>
          <wp:anchor distT="0" distB="0" distL="114300" distR="114300" simplePos="0" relativeHeight="251663360" behindDoc="0" locked="0" layoutInCell="1" allowOverlap="1" wp14:anchorId="2F458060" wp14:editId="19E1E420">
            <wp:simplePos x="0" y="0"/>
            <wp:positionH relativeFrom="column">
              <wp:posOffset>-2540</wp:posOffset>
            </wp:positionH>
            <wp:positionV relativeFrom="paragraph">
              <wp:posOffset>108857</wp:posOffset>
            </wp:positionV>
            <wp:extent cx="2173605" cy="1690370"/>
            <wp:effectExtent l="0" t="0" r="0" b="0"/>
            <wp:wrapTopAndBottom/>
            <wp:docPr id="83978181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781814" name="Рисунок 839781814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3605" cy="1690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D5C4C">
        <w:rPr>
          <w:rFonts w:eastAsiaTheme="minorEastAsia"/>
          <w:bCs/>
          <w:i w:val="0"/>
          <w:iCs w:val="0"/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697727A3" wp14:editId="1B38847D">
            <wp:simplePos x="0" y="0"/>
            <wp:positionH relativeFrom="column">
              <wp:posOffset>4109720</wp:posOffset>
            </wp:positionH>
            <wp:positionV relativeFrom="paragraph">
              <wp:posOffset>0</wp:posOffset>
            </wp:positionV>
            <wp:extent cx="1831975" cy="1856740"/>
            <wp:effectExtent l="0" t="0" r="0" b="0"/>
            <wp:wrapTopAndBottom/>
            <wp:docPr id="1515855261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855261" name="Рисунок 1515855261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1975" cy="1856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D5C4C">
        <w:rPr>
          <w:rFonts w:eastAsiaTheme="minorEastAsia"/>
          <w:bCs/>
          <w:i w:val="0"/>
          <w:iCs w:val="0"/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623F74F1" wp14:editId="377630F8">
            <wp:simplePos x="0" y="0"/>
            <wp:positionH relativeFrom="column">
              <wp:posOffset>2219960</wp:posOffset>
            </wp:positionH>
            <wp:positionV relativeFrom="paragraph">
              <wp:posOffset>0</wp:posOffset>
            </wp:positionV>
            <wp:extent cx="1831340" cy="1857375"/>
            <wp:effectExtent l="0" t="0" r="0" b="0"/>
            <wp:wrapTopAndBottom/>
            <wp:docPr id="1090188798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188798" name="Рисунок 1090188798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134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D5C4C">
        <w:rPr>
          <w:i w:val="0"/>
          <w:iCs w:val="0"/>
          <w:color w:val="000000" w:themeColor="text1"/>
          <w:sz w:val="24"/>
          <w:szCs w:val="24"/>
        </w:rPr>
        <w:t>б)</w:t>
      </w:r>
      <w:r w:rsidR="00504799">
        <w:rPr>
          <w:i w:val="0"/>
          <w:iCs w:val="0"/>
          <w:color w:val="000000" w:themeColor="text1"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/>
            <w:color w:val="000000" w:themeColor="text1"/>
            <w:sz w:val="24"/>
            <w:szCs w:val="24"/>
          </w:rPr>
          <m:t>η=</m:t>
        </m:r>
        <m:sSub>
          <m:sSubPr>
            <m:ctrlPr>
              <w:rPr>
                <w:rFonts w:ascii="Cambria Math" w:eastAsiaTheme="minorEastAsia" w:hAnsi="Cambria Math"/>
                <w:bCs/>
                <w:color w:val="000000" w:themeColor="text1"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color w:val="000000" w:themeColor="text1"/>
                <w:sz w:val="24"/>
                <w:szCs w:val="24"/>
              </w:rPr>
              <m:t>η</m:t>
            </m:r>
          </m:e>
          <m:sub>
            <m:r>
              <w:rPr>
                <w:rFonts w:ascii="Cambria Math" w:eastAsiaTheme="minorEastAsia" w:hAnsi="Cambria Math"/>
                <w:color w:val="000000" w:themeColor="text1"/>
                <w:sz w:val="24"/>
                <w:szCs w:val="24"/>
              </w:rPr>
              <m:t>0</m:t>
            </m:r>
          </m:sub>
        </m:sSub>
        <m:r>
          <w:rPr>
            <w:rFonts w:ascii="Cambria Math" w:eastAsiaTheme="minorEastAsia" w:hAnsi="Cambria Math"/>
            <w:color w:val="000000" w:themeColor="text1"/>
            <w:sz w:val="24"/>
            <w:szCs w:val="24"/>
          </w:rPr>
          <m:t>+</m:t>
        </m:r>
        <m:sSub>
          <m:sSubPr>
            <m:ctrlPr>
              <w:rPr>
                <w:rFonts w:ascii="Cambria Math" w:eastAsiaTheme="minorEastAsia" w:hAnsi="Cambria Math"/>
                <w:bCs/>
                <w:color w:val="000000" w:themeColor="text1"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color w:val="000000" w:themeColor="text1"/>
                <w:sz w:val="24"/>
                <w:szCs w:val="24"/>
              </w:rPr>
              <m:t>η</m:t>
            </m:r>
          </m:e>
          <m:sub>
            <m:r>
              <w:rPr>
                <w:rFonts w:ascii="Cambria Math" w:eastAsiaTheme="minorEastAsia" w:hAnsi="Cambria Math"/>
                <w:color w:val="000000" w:themeColor="text1"/>
                <w:sz w:val="24"/>
                <w:szCs w:val="24"/>
              </w:rPr>
              <m:t>1</m:t>
            </m:r>
          </m:sub>
        </m:sSub>
        <m:r>
          <w:rPr>
            <w:rFonts w:ascii="Cambria Math" w:eastAsiaTheme="minorEastAsia" w:hAnsi="Cambria Math"/>
            <w:color w:val="000000" w:themeColor="text1"/>
            <w:sz w:val="24"/>
            <w:szCs w:val="24"/>
          </w:rPr>
          <m:t>δ</m:t>
        </m:r>
      </m:oMath>
    </w:p>
    <w:p w14:paraId="75A091BC" w14:textId="77777777" w:rsidR="003A7F39" w:rsidRDefault="006D4B1A" w:rsidP="00717D0E">
      <w:pPr>
        <w:pStyle w:val="Heading2"/>
      </w:pPr>
      <w:bookmarkStart w:id="9" w:name="_Toc154416543"/>
      <w:r>
        <w:t>Возмущение пучка</w:t>
      </w:r>
      <w:bookmarkEnd w:id="9"/>
    </w:p>
    <w:p w14:paraId="2C03C9D7" w14:textId="77777777" w:rsidR="00D26C18" w:rsidRPr="008F552A" w:rsidRDefault="00E77BF8" w:rsidP="008362A1">
      <w:pPr>
        <w:spacing w:line="276" w:lineRule="auto"/>
        <w:jc w:val="both"/>
      </w:pPr>
      <w:r>
        <w:tab/>
        <w:t xml:space="preserve">Импеданс в общем случае включает в себя все возможные взаимодействия пучка с окружающей средой. Особый интерес на динамику при исследовании прохождения критической энергии представляет </w:t>
      </w:r>
      <w:r w:rsidR="008362A1">
        <w:t xml:space="preserve">как </w:t>
      </w:r>
      <w:r>
        <w:t>продольный импеданс</w:t>
      </w:r>
      <w:r w:rsidR="00F52B2A" w:rsidRPr="00F52B2A"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iCs/>
              </w:rPr>
            </m:ctrlPr>
          </m:sSubPr>
          <m:e>
            <m:r>
              <w:rPr>
                <w:rFonts w:ascii="Cambria Math" w:hAnsi="Cambria Math" w:cs="Times New Roman"/>
              </w:rPr>
              <m:t>Z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/>
              </w:rPr>
              <m:t>∥</m:t>
            </m:r>
          </m:sub>
        </m:sSub>
        <m:d>
          <m:dPr>
            <m:ctrlPr>
              <w:rPr>
                <w:rFonts w:ascii="Cambria Math" w:hAnsi="Cambria Math" w:cs="Times New Roman"/>
                <w:i/>
                <w:iCs/>
              </w:rPr>
            </m:ctrlPr>
          </m:dPr>
          <m:e>
            <m:r>
              <w:rPr>
                <w:rFonts w:ascii="Cambria Math" w:hAnsi="Cambria Math" w:cs="Times New Roman"/>
              </w:rPr>
              <m:t>ω</m:t>
            </m:r>
          </m:e>
        </m:d>
      </m:oMath>
      <w:r w:rsidR="008362A1">
        <w:t>, так и поперечный</w:t>
      </w:r>
      <w:r w:rsidR="00F52B2A" w:rsidRPr="00F52B2A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iCs/>
              </w:rPr>
            </m:ctrlPr>
          </m:sSubPr>
          <m:e>
            <m:r>
              <w:rPr>
                <w:rFonts w:ascii="Cambria Math" w:hAnsi="Cambria Math" w:cs="Times New Roman"/>
              </w:rPr>
              <m:t>Z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/>
              </w:rPr>
              <m:t>⊥</m:t>
            </m:r>
          </m:sub>
        </m:sSub>
        <m:r>
          <w:rPr>
            <w:rFonts w:ascii="Cambria Math" w:hAnsi="Cambria Math" w:cs="Times New Roman"/>
          </w:rPr>
          <m:t>(ω)</m:t>
        </m:r>
      </m:oMath>
      <w:r w:rsidR="002238F2" w:rsidRPr="002238F2">
        <w:rPr>
          <w:rFonts w:eastAsiaTheme="minorEastAsia"/>
        </w:rPr>
        <w:t xml:space="preserve"> [5]</w:t>
      </w:r>
      <w:r>
        <w:t xml:space="preserve">. </w:t>
      </w:r>
      <w:r w:rsidR="00D26C18">
        <w:t>На определённой частоте</w:t>
      </w:r>
      <w:r w:rsidR="00D26C18" w:rsidRPr="008F552A">
        <w:t>:</w:t>
      </w:r>
    </w:p>
    <w:p w14:paraId="2863105A" w14:textId="77777777" w:rsidR="00D26C18" w:rsidRPr="008F552A" w:rsidRDefault="00000000" w:rsidP="008362A1">
      <w:pPr>
        <w:spacing w:line="276" w:lineRule="auto"/>
        <w:jc w:val="both"/>
        <w:rPr>
          <w:rFonts w:eastAsiaTheme="minorEastAsia"/>
          <w:i/>
          <w:i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/>
                  <w:i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b/>
                      <w:i/>
                    </w:rPr>
                  </m:ctrlPr>
                </m:dPr>
                <m:e>
                  <m:r>
                    <m:rPr>
                      <m:sty m:val="b"/>
                    </m:rPr>
                    <w:rPr>
                      <w:rFonts w:ascii="Cambria Math" w:eastAsiaTheme="minorEastAsia" w:hAnsi="Cambria Math"/>
                      <w:lang w:val="en-US"/>
                    </w:rPr>
                    <m:t>E</m:t>
                  </m:r>
                  <m:r>
                    <m:rPr>
                      <m:sty m:val="b"/>
                    </m:rPr>
                    <w:rPr>
                      <w:rFonts w:ascii="Cambria Math" w:eastAsiaTheme="minorEastAsia" w:hAnsi="Cambria Math"/>
                    </w:rPr>
                    <m:t>+</m:t>
                  </m:r>
                  <m:r>
                    <m:rPr>
                      <m:sty m:val="b"/>
                    </m:rPr>
                    <w:rPr>
                      <w:rFonts w:ascii="Cambria Math" w:eastAsiaTheme="minorEastAsia" w:hAnsi="Cambria Math"/>
                      <w:lang w:val="en-US"/>
                    </w:rPr>
                    <m:t>v</m:t>
                  </m:r>
                  <m:r>
                    <m:rPr>
                      <m:sty m:val="b"/>
                    </m:rPr>
                    <w:rPr>
                      <w:rFonts w:ascii="Cambria Math" w:eastAsiaTheme="minorEastAsia" w:hAnsi="Cambria Math"/>
                    </w:rPr>
                    <m:t>×</m:t>
                  </m:r>
                  <m:r>
                    <m:rPr>
                      <m:sty m:val="b"/>
                    </m:rPr>
                    <w:rPr>
                      <w:rFonts w:ascii="Cambria Math" w:eastAsiaTheme="minorEastAsia" w:hAnsi="Cambria Math"/>
                      <w:lang w:val="en-US"/>
                    </w:rPr>
                    <m:t>B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b/>
                          <w:iCs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t</m:t>
                      </m:r>
                      <m:r>
                        <w:rPr>
                          <w:rFonts w:ascii="Cambria Math" w:eastAsiaTheme="minorEastAsia" w:hAnsi="Cambria Math"/>
                        </w:rPr>
                        <m:t>,</m:t>
                      </m:r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θ</m:t>
                      </m:r>
                    </m:e>
                  </m:d>
                </m:e>
              </m:d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∥</m:t>
              </m:r>
            </m:sub>
          </m:sSub>
          <m:r>
            <m:rPr>
              <m:sty m:val="b"/>
            </m:rPr>
            <w:rPr>
              <w:rFonts w:ascii="Cambria Math" w:eastAsiaTheme="minorEastAsia" w:hAnsi="Cambria Math"/>
            </w:rPr>
            <m:t>=</m:t>
          </m:r>
          <m:r>
            <m:rPr>
              <m:sty m:val="bi"/>
            </m:rPr>
            <w:rPr>
              <w:rFonts w:ascii="Cambria Math" w:eastAsiaTheme="minorEastAsia" w:hAnsi="Cambria Math"/>
            </w:rPr>
            <m:t>-</m:t>
          </m:r>
          <m:f>
            <m:fPr>
              <m:ctrlPr>
                <w:rPr>
                  <w:rFonts w:ascii="Cambria Math" w:eastAsiaTheme="minorEastAsia" w:hAnsi="Cambria Math"/>
                  <w:b/>
                  <w:i/>
                  <w:iCs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  <m:r>
                <w:rPr>
                  <w:rFonts w:ascii="Cambria Math" w:eastAsiaTheme="minorEastAsia" w:hAnsi="Cambria Math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Theme="minorEastAsia" w:hAnsi="Cambria Math"/>
                      <w:b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R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lang w:val="en-US"/>
                    </w:rPr>
                    <m:t>0</m:t>
                  </m:r>
                </m:sub>
              </m:sSub>
            </m:den>
          </m:f>
          <m:sSub>
            <m:sSubPr>
              <m:ctrlPr>
                <w:rPr>
                  <w:rFonts w:ascii="Cambria Math" w:hAnsi="Cambria Math" w:cs="Times New Roman"/>
                  <w:i/>
                  <w:iCs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Z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∥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iCs/>
                </w:rPr>
              </m:ctrlPr>
            </m:dPr>
            <m:e>
              <m:r>
                <w:rPr>
                  <w:rFonts w:ascii="Cambria Math" w:hAnsi="Cambria Math" w:cs="Times New Roman"/>
                </w:rPr>
                <m:t>ω</m:t>
              </m:r>
            </m:e>
          </m:d>
          <m:sSub>
            <m:sSubPr>
              <m:ctrlPr>
                <w:rPr>
                  <w:rFonts w:ascii="Cambria Math" w:hAnsi="Cambria Math" w:cs="Times New Roman"/>
                  <w:i/>
                  <w:iCs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J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∥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iCs/>
                </w:rPr>
              </m:ctrlPr>
            </m:dPr>
            <m:e>
              <m:r>
                <w:rPr>
                  <w:rFonts w:ascii="Cambria Math" w:hAnsi="Cambria Math" w:cs="Times New Roman"/>
                </w:rPr>
                <m:t>t,θ</m:t>
              </m:r>
            </m:e>
          </m:d>
          <m:r>
            <m:rPr>
              <m:sty m:val="p"/>
            </m:rPr>
            <w:rPr>
              <w:rFonts w:ascii="Cambria Math" w:hAnsi="Cambria Math" w:cs="Times New Roman"/>
            </w:rPr>
            <m:t xml:space="preserve"> (5)</m:t>
          </m:r>
          <m:r>
            <m:rPr>
              <m:sty m:val="p"/>
            </m:rPr>
            <w:rPr>
              <w:rFonts w:ascii="Cambria Math" w:hAnsi="Cambria Math" w:cs="Times New Roman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/>
                  <w:b/>
                  <w:i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b/>
                      <w:i/>
                    </w:rPr>
                  </m:ctrlPr>
                </m:dPr>
                <m:e>
                  <m:r>
                    <m:rPr>
                      <m:sty m:val="b"/>
                    </m:rPr>
                    <w:rPr>
                      <w:rFonts w:ascii="Cambria Math" w:eastAsiaTheme="minorEastAsia" w:hAnsi="Cambria Math"/>
                      <w:lang w:val="en-US"/>
                    </w:rPr>
                    <m:t>E</m:t>
                  </m:r>
                  <m:r>
                    <m:rPr>
                      <m:sty m:val="b"/>
                    </m:rPr>
                    <w:rPr>
                      <w:rFonts w:ascii="Cambria Math" w:eastAsiaTheme="minorEastAsia" w:hAnsi="Cambria Math"/>
                    </w:rPr>
                    <m:t>+</m:t>
                  </m:r>
                  <m:r>
                    <m:rPr>
                      <m:sty m:val="b"/>
                    </m:rPr>
                    <w:rPr>
                      <w:rFonts w:ascii="Cambria Math" w:eastAsiaTheme="minorEastAsia" w:hAnsi="Cambria Math"/>
                      <w:lang w:val="en-US"/>
                    </w:rPr>
                    <m:t>v</m:t>
                  </m:r>
                  <m:r>
                    <m:rPr>
                      <m:sty m:val="b"/>
                    </m:rPr>
                    <w:rPr>
                      <w:rFonts w:ascii="Cambria Math" w:eastAsiaTheme="minorEastAsia" w:hAnsi="Cambria Math"/>
                    </w:rPr>
                    <m:t>×</m:t>
                  </m:r>
                  <m:r>
                    <m:rPr>
                      <m:sty m:val="b"/>
                    </m:rPr>
                    <w:rPr>
                      <w:rFonts w:ascii="Cambria Math" w:eastAsiaTheme="minorEastAsia" w:hAnsi="Cambria Math"/>
                      <w:lang w:val="en-US"/>
                    </w:rPr>
                    <m:t>B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b/>
                          <w:iCs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t</m:t>
                      </m:r>
                      <m:r>
                        <w:rPr>
                          <w:rFonts w:ascii="Cambria Math" w:eastAsiaTheme="minorEastAsia" w:hAnsi="Cambria Math"/>
                        </w:rPr>
                        <m:t>,</m:t>
                      </m:r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θ</m:t>
                      </m:r>
                    </m:e>
                  </m:d>
                </m:e>
              </m:d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⊥</m:t>
              </m:r>
            </m:sub>
          </m:sSub>
          <m:r>
            <m:rPr>
              <m:sty m:val="b"/>
            </m:rPr>
            <w:rPr>
              <w:rFonts w:ascii="Cambria Math" w:eastAsiaTheme="minorEastAsia" w:hAnsi="Cambria Math"/>
            </w:rPr>
            <m:t>=</m:t>
          </m:r>
          <w:commentRangeStart w:id="10"/>
          <m:f>
            <m:fPr>
              <m:ctrlPr>
                <w:rPr>
                  <w:rFonts w:ascii="Cambria Math" w:eastAsiaTheme="minorEastAsia" w:hAnsi="Cambria Math"/>
                  <w:b/>
                  <w:i/>
                  <w:iCs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iβ</m:t>
              </m: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  <m:r>
                <w:rPr>
                  <w:rFonts w:ascii="Cambria Math" w:eastAsiaTheme="minorEastAsia" w:hAnsi="Cambria Math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Theme="minorEastAsia" w:hAnsi="Cambria Math"/>
                      <w:b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R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lang w:val="en-US"/>
                    </w:rPr>
                    <m:t>0</m:t>
                  </m:r>
                </m:sub>
              </m:sSub>
            </m:den>
          </m:f>
          <m:sSub>
            <m:sSubPr>
              <m:ctrlPr>
                <w:rPr>
                  <w:rFonts w:ascii="Cambria Math" w:hAnsi="Cambria Math" w:cs="Times New Roman"/>
                  <w:i/>
                  <w:iCs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Z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⊥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iCs/>
                </w:rPr>
              </m:ctrlPr>
            </m:dPr>
            <m:e>
              <m:r>
                <w:rPr>
                  <w:rFonts w:ascii="Cambria Math" w:hAnsi="Cambria Math" w:cs="Times New Roman"/>
                </w:rPr>
                <m:t>ω</m:t>
              </m:r>
            </m:e>
          </m:d>
          <m:sSub>
            <m:sSubPr>
              <m:ctrlPr>
                <w:rPr>
                  <w:rFonts w:ascii="Cambria Math" w:hAnsi="Cambria Math" w:cs="Times New Roman"/>
                  <w:i/>
                  <w:iCs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J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⊥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iCs/>
                </w:rPr>
              </m:ctrlPr>
            </m:dPr>
            <m:e>
              <m:r>
                <w:rPr>
                  <w:rFonts w:ascii="Cambria Math" w:hAnsi="Cambria Math" w:cs="Times New Roman"/>
                </w:rPr>
                <m:t>t,θ</m:t>
              </m:r>
            </m:e>
          </m:d>
          <m:r>
            <w:rPr>
              <w:rFonts w:ascii="Cambria Math" w:hAnsi="Cambria Math" w:cs="Times New Roman"/>
            </w:rPr>
            <m:t xml:space="preserve"> </m:t>
          </m:r>
          <w:commentRangeEnd w:id="10"/>
          <m:r>
            <m:rPr>
              <m:sty m:val="p"/>
            </m:rPr>
            <w:rPr>
              <w:rStyle w:val="CommentReference"/>
            </w:rPr>
            <w:commentReference w:id="10"/>
          </m:r>
          <m:r>
            <w:rPr>
              <w:rFonts w:ascii="Cambria Math" w:hAnsi="Cambria Math" w:cs="Times New Roman"/>
            </w:rPr>
            <m:t>(6),</m:t>
          </m:r>
        </m:oMath>
      </m:oMathPara>
    </w:p>
    <w:p w14:paraId="7B771EF7" w14:textId="77777777" w:rsidR="00A529C0" w:rsidRPr="00743243" w:rsidRDefault="00743243" w:rsidP="008362A1">
      <w:pPr>
        <w:spacing w:line="276" w:lineRule="auto"/>
        <w:jc w:val="both"/>
        <w:rPr>
          <w:b/>
        </w:rPr>
      </w:pPr>
      <w:r>
        <w:rPr>
          <w:rFonts w:eastAsiaTheme="minorEastAsia"/>
        </w:rPr>
        <w:t>кроме</w:t>
      </w:r>
      <w:r w:rsidRPr="00743243">
        <w:rPr>
          <w:rFonts w:eastAsiaTheme="minorEastAsia"/>
        </w:rPr>
        <w:t xml:space="preserve"> </w:t>
      </w:r>
      <w:r>
        <w:rPr>
          <w:rFonts w:eastAsiaTheme="minorEastAsia"/>
        </w:rPr>
        <w:t>того,</w:t>
      </w:r>
      <w:r w:rsidR="00A529C0">
        <w:rPr>
          <w:rFonts w:eastAsiaTheme="minorEastAsia"/>
        </w:rPr>
        <w:t xml:space="preserve"> большое значение представляет интенсивность сгустка и распределение частиц</w:t>
      </w:r>
      <w:r>
        <w:rPr>
          <w:rFonts w:eastAsiaTheme="minorEastAsia"/>
        </w:rPr>
        <w:t>, определяя дополнитель</w:t>
      </w:r>
      <w:r w:rsidRPr="00743243">
        <w:rPr>
          <w:rFonts w:eastAsiaTheme="minorEastAsia"/>
        </w:rPr>
        <w:t>н</w:t>
      </w:r>
      <w:r>
        <w:rPr>
          <w:rFonts w:eastAsiaTheme="minorEastAsia"/>
        </w:rPr>
        <w:t xml:space="preserve">ое напряжение. В зависимости от конкретного видна импеданса, наведеное напряжение может как фокусировать, так и </w:t>
      </w:r>
      <w:proofErr w:type="spellStart"/>
      <w:r w:rsidR="00295FE6">
        <w:rPr>
          <w:rFonts w:eastAsiaTheme="minorEastAsia"/>
        </w:rPr>
        <w:t>де</w:t>
      </w:r>
      <w:r>
        <w:rPr>
          <w:rFonts w:eastAsiaTheme="minorEastAsia"/>
        </w:rPr>
        <w:t>фокусировать</w:t>
      </w:r>
      <w:proofErr w:type="spellEnd"/>
      <w:r>
        <w:rPr>
          <w:rFonts w:eastAsiaTheme="minorEastAsia"/>
        </w:rPr>
        <w:t xml:space="preserve"> сгусток.</w:t>
      </w:r>
    </w:p>
    <w:p w14:paraId="23EBD481" w14:textId="77777777" w:rsidR="00E11B45" w:rsidRDefault="005D1742" w:rsidP="00797CA3">
      <w:pPr>
        <w:pStyle w:val="Heading3"/>
      </w:pPr>
      <w:bookmarkStart w:id="11" w:name="_Toc154416544"/>
      <w:r>
        <w:t>Поперечное согласование</w:t>
      </w:r>
      <w:bookmarkEnd w:id="11"/>
    </w:p>
    <w:p w14:paraId="29442C8F" w14:textId="77777777" w:rsidR="0022194E" w:rsidRPr="00A4409A" w:rsidRDefault="0022194E" w:rsidP="007D640B">
      <w:pPr>
        <w:jc w:val="both"/>
      </w:pPr>
      <w:r>
        <w:tab/>
        <w:t>Нестабильность сгустка «голова-хвост»</w:t>
      </w:r>
      <w:r w:rsidR="00F45E3A">
        <w:t xml:space="preserve"> с</w:t>
      </w:r>
      <w:r w:rsidR="005C4CC4">
        <w:t xml:space="preserve"> учётом хроматичности может быть выражена </w:t>
      </w:r>
      <w:r w:rsidR="00A4409A">
        <w:t>в виде дисперсионного соотношения</w:t>
      </w:r>
    </w:p>
    <w:p w14:paraId="376E3FAB" w14:textId="77777777" w:rsidR="00A4409A" w:rsidRPr="00A4409A" w:rsidRDefault="00A4409A" w:rsidP="007D640B">
      <w:pPr>
        <w:spacing w:line="276" w:lineRule="auto"/>
        <w:jc w:val="both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1=j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eβI</m:t>
              </m:r>
              <m:sSub>
                <m:sSubPr>
                  <m:ctrlPr>
                    <w:rPr>
                      <w:rFonts w:ascii="Cambria Math" w:eastAsiaTheme="minorEastAsia" w:hAnsi="Cambria Math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⊥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</w:rPr>
                <m:t>4πRγmQ</m:t>
              </m:r>
              <m:sSub>
                <m:sSubPr>
                  <m:ctrlPr>
                    <w:rPr>
                      <w:rFonts w:ascii="Cambria Math" w:eastAsiaTheme="minorEastAsia" w:hAnsi="Cambria Math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ω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0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∫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ρ(ξ)</m:t>
              </m:r>
            </m:num>
            <m:den>
              <m:r>
                <w:rPr>
                  <w:rFonts w:ascii="Cambria Math" w:eastAsiaTheme="minorEastAsia" w:hAnsi="Cambria Math"/>
                </w:rPr>
                <m:t>ω-</m:t>
              </m:r>
              <m:sSub>
                <m:sSubPr>
                  <m:ctrlPr>
                    <w:rPr>
                      <w:rFonts w:ascii="Cambria Math" w:eastAsiaTheme="minorEastAsia" w:hAnsi="Cambria Math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ω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n,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w</m:t>
                  </m:r>
                </m:sub>
              </m:sSub>
              <m:r>
                <w:rPr>
                  <w:rFonts w:ascii="Cambria Math" w:eastAsiaTheme="minorEastAsia" w:hAnsi="Cambria Math"/>
                </w:rPr>
                <m:t>(ξ)</m:t>
              </m:r>
            </m:den>
          </m:f>
          <m:r>
            <w:rPr>
              <w:rFonts w:ascii="Cambria Math" w:eastAsiaTheme="minorEastAsia" w:hAnsi="Cambria Math"/>
            </w:rPr>
            <m:t xml:space="preserve">dξ </m:t>
          </m:r>
          <w:commentRangeStart w:id="12"/>
          <m:r>
            <w:rPr>
              <w:rFonts w:ascii="Cambria Math" w:eastAsiaTheme="minorEastAsia" w:hAnsi="Cambria Math"/>
            </w:rPr>
            <m:t>(7)</m:t>
          </m:r>
          <w:commentRangeEnd w:id="12"/>
          <m:r>
            <m:rPr>
              <m:sty m:val="p"/>
            </m:rPr>
            <w:rPr>
              <w:rStyle w:val="CommentReference"/>
            </w:rPr>
            <w:commentReference w:id="12"/>
          </m:r>
        </m:oMath>
      </m:oMathPara>
    </w:p>
    <w:p w14:paraId="1B8D552C" w14:textId="77777777" w:rsidR="00062BD9" w:rsidRPr="00A4409A" w:rsidRDefault="008F552A" w:rsidP="007D640B">
      <w:pPr>
        <w:spacing w:line="276" w:lineRule="auto"/>
        <w:jc w:val="both"/>
        <w:rPr>
          <w:rFonts w:eastAsiaTheme="minorEastAsia"/>
        </w:rPr>
      </w:pPr>
      <w:r>
        <w:rPr>
          <w:rFonts w:eastAsiaTheme="minorEastAsia"/>
        </w:rPr>
        <w:t>г</w:t>
      </w:r>
      <w:r w:rsidR="0020568E">
        <w:rPr>
          <w:rFonts w:eastAsiaTheme="minorEastAsia"/>
        </w:rPr>
        <w:t>де</w:t>
      </w:r>
      <w:r w:rsidR="000A6FFD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w:rPr>
                <w:rFonts w:ascii="Cambria Math" w:eastAsiaTheme="minorEastAsia" w:hAnsi="Cambria Math"/>
              </w:rPr>
              <m:t>ω</m:t>
            </m:r>
          </m:e>
          <m:sub>
            <m:r>
              <w:rPr>
                <w:rFonts w:ascii="Cambria Math" w:eastAsiaTheme="minorEastAsia" w:hAnsi="Cambria Math"/>
              </w:rPr>
              <m:t>n,</m:t>
            </m:r>
            <m:r>
              <m:rPr>
                <m:sty m:val="p"/>
              </m:rPr>
              <w:rPr>
                <w:rFonts w:ascii="Cambria Math" w:eastAsiaTheme="minorEastAsia" w:hAnsi="Cambria Math"/>
              </w:rPr>
              <m:t>w</m:t>
            </m:r>
          </m:sub>
        </m:sSub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w:rPr>
                <w:rFonts w:ascii="Cambria Math" w:eastAsiaTheme="minorEastAsia" w:hAnsi="Cambria Math"/>
              </w:rPr>
              <m:t>ω</m:t>
            </m:r>
          </m:e>
          <m:sub>
            <m:r>
              <w:rPr>
                <w:rFonts w:ascii="Cambria Math" w:eastAsiaTheme="minorEastAsia" w:hAnsi="Cambria Math"/>
              </w:rPr>
              <m:t>n,</m:t>
            </m:r>
            <m:r>
              <m:rPr>
                <m:sty m:val="p"/>
              </m:rPr>
              <w:rPr>
                <w:rFonts w:ascii="Cambria Math" w:eastAsiaTheme="minorEastAsia" w:hAnsi="Cambria Math"/>
              </w:rPr>
              <m:t>w</m:t>
            </m:r>
            <m:r>
              <w:rPr>
                <w:rFonts w:ascii="Cambria Math" w:eastAsiaTheme="minorEastAsia" w:hAnsi="Cambria Math"/>
              </w:rPr>
              <m:t>0</m:t>
            </m:r>
          </m:sub>
        </m:sSub>
        <m:r>
          <w:rPr>
            <w:rFonts w:ascii="Cambria Math" w:eastAsiaTheme="minorEastAsia" w:hAnsi="Cambria Math"/>
          </w:rPr>
          <m:t>+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y</m:t>
                </m:r>
              </m:sub>
            </m:sSub>
            <m:r>
              <w:rPr>
                <w:rFonts w:ascii="Cambria Math" w:eastAsiaTheme="minorEastAsia" w:hAnsi="Cambria Math"/>
              </w:rPr>
              <m:t>-nη</m:t>
            </m:r>
          </m:e>
        </m:d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w:rPr>
                <w:rFonts w:ascii="Cambria Math" w:eastAsiaTheme="minorEastAsia" w:hAnsi="Cambria Math"/>
              </w:rPr>
              <m:t>ω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r>
          <w:rPr>
            <w:rFonts w:ascii="Cambria Math" w:eastAsiaTheme="minorEastAsia" w:hAnsi="Cambria Math"/>
          </w:rPr>
          <m:t>δ</m:t>
        </m:r>
      </m:oMath>
      <w:r w:rsidR="00A4409A" w:rsidRPr="00A4409A">
        <w:rPr>
          <w:rFonts w:eastAsiaTheme="minorEastAsia"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w:rPr>
                <w:rFonts w:ascii="Cambria Math" w:eastAsiaTheme="minorEastAsia" w:hAnsi="Cambria Math"/>
              </w:rPr>
              <m:t>C</m:t>
            </m:r>
          </m:e>
          <m:sub>
            <m:r>
              <w:rPr>
                <w:rFonts w:ascii="Cambria Math" w:eastAsiaTheme="minorEastAsia" w:hAnsi="Cambria Math"/>
              </w:rPr>
              <m:t>y</m:t>
            </m:r>
          </m:sub>
        </m:sSub>
      </m:oMath>
      <w:r>
        <w:rPr>
          <w:rFonts w:eastAsiaTheme="minorEastAsia"/>
        </w:rPr>
        <w:t xml:space="preserve"> – хроматичность.</w:t>
      </w:r>
    </w:p>
    <w:p w14:paraId="1809287E" w14:textId="77777777" w:rsidR="00E051FA" w:rsidRDefault="00E051FA" w:rsidP="007D640B">
      <w:pPr>
        <w:spacing w:line="276" w:lineRule="auto"/>
        <w:jc w:val="both"/>
        <w:rPr>
          <w:rFonts w:eastAsiaTheme="minorEastAsia"/>
        </w:rPr>
      </w:pPr>
      <w:r>
        <w:rPr>
          <w:rFonts w:eastAsiaTheme="minorEastAsia"/>
        </w:rPr>
        <w:t>При</w:t>
      </w:r>
      <w:r w:rsidR="00A4409A">
        <w:rPr>
          <w:rFonts w:eastAsiaTheme="minorEastAsia"/>
        </w:rPr>
        <w:t xml:space="preserve"> нулевой хроматичности</w:t>
      </w:r>
      <w:r>
        <w:rPr>
          <w:rFonts w:eastAsiaTheme="minorEastAsia"/>
        </w:rPr>
        <w:t xml:space="preserve"> фактически отсутствует </w:t>
      </w:r>
      <w:r w:rsidR="00A4409A">
        <w:rPr>
          <w:rFonts w:eastAsiaTheme="minorEastAsia"/>
        </w:rPr>
        <w:t>разброс</w:t>
      </w:r>
      <w:r>
        <w:rPr>
          <w:rFonts w:eastAsiaTheme="minorEastAsia"/>
        </w:rPr>
        <w:t xml:space="preserve"> </w:t>
      </w:r>
      <w:commentRangeStart w:id="13"/>
      <w:r>
        <w:rPr>
          <w:rFonts w:eastAsiaTheme="minorEastAsia"/>
        </w:rPr>
        <w:t>по импульсам</w:t>
      </w:r>
      <w:commentRangeEnd w:id="13"/>
      <w:r w:rsidR="00512A62">
        <w:rPr>
          <w:rStyle w:val="CommentReference"/>
        </w:rPr>
        <w:commentReference w:id="13"/>
      </w:r>
      <w:r>
        <w:rPr>
          <w:rFonts w:eastAsiaTheme="minorEastAsia"/>
        </w:rPr>
        <w:t xml:space="preserve">, что приводит к нестабильности. Однако, для ненулевой хроматичности затухание Ландау </w:t>
      </w:r>
      <w:r w:rsidR="0006129A">
        <w:rPr>
          <w:rFonts w:eastAsiaTheme="minorEastAsia"/>
        </w:rPr>
        <w:t xml:space="preserve">может </w:t>
      </w:r>
      <w:r>
        <w:rPr>
          <w:rFonts w:eastAsiaTheme="minorEastAsia"/>
        </w:rPr>
        <w:t>произв</w:t>
      </w:r>
      <w:r w:rsidR="0006129A">
        <w:rPr>
          <w:rFonts w:eastAsiaTheme="minorEastAsia"/>
        </w:rPr>
        <w:t xml:space="preserve">ести </w:t>
      </w:r>
      <w:r>
        <w:rPr>
          <w:rFonts w:eastAsiaTheme="minorEastAsia"/>
        </w:rPr>
        <w:t>стабилизирующий эффект</w:t>
      </w:r>
      <w:r w:rsidR="0006129A">
        <w:rPr>
          <w:rFonts w:eastAsiaTheme="minorEastAsia"/>
        </w:rPr>
        <w:t xml:space="preserve">, если отношение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C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y</m:t>
            </m:r>
          </m:sub>
        </m:sSub>
        <m:r>
          <w:rPr>
            <w:rFonts w:ascii="Cambria Math" w:eastAsiaTheme="minorEastAsia" w:hAnsi="Cambria Math"/>
          </w:rPr>
          <m:t>/η&gt;0</m:t>
        </m:r>
      </m:oMath>
      <w:r w:rsidR="007D640B" w:rsidRPr="007D640B">
        <w:rPr>
          <w:rFonts w:eastAsiaTheme="minorEastAsia"/>
        </w:rPr>
        <w:t xml:space="preserve">. </w:t>
      </w:r>
      <w:r w:rsidR="007D640B">
        <w:rPr>
          <w:rFonts w:eastAsiaTheme="minorEastAsia"/>
        </w:rPr>
        <w:t>Такой эффект достигается, если после критической энергии изменить знак хроматичности.</w:t>
      </w:r>
    </w:p>
    <w:p w14:paraId="32632365" w14:textId="77777777" w:rsidR="007D640B" w:rsidRPr="008F552A" w:rsidRDefault="00000000" w:rsidP="007D640B">
      <w:pPr>
        <w:spacing w:line="276" w:lineRule="auto"/>
        <w:jc w:val="both"/>
        <w:rPr>
          <w:rFonts w:eastAsiaTheme="minorEastAsia"/>
          <w:i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γ</m:t>
              </m:r>
              <m:r>
                <w:rPr>
                  <w:rFonts w:ascii="Cambria Math" w:hAnsi="Cambria Math"/>
                </w:rPr>
                <m:t>&lt;</m:t>
              </m:r>
              <m:r>
                <w:rPr>
                  <w:rFonts w:ascii="Cambria Math" w:hAnsi="Cambria Math"/>
                  <w:lang w:val="en-US"/>
                </w:rPr>
                <m:t>γ</m:t>
              </m:r>
            </m:e>
            <m:sub>
              <m:r>
                <w:rPr>
                  <w:rFonts w:ascii="Cambria Math" w:hAnsi="Cambria Math"/>
                  <w:lang w:val="en-US"/>
                </w:rPr>
                <m:t>tr</m:t>
              </m:r>
            </m:sub>
          </m:sSub>
          <m:r>
            <w:rPr>
              <w:rFonts w:ascii="Cambria Math" w:eastAsiaTheme="minorEastAsia" w:hAnsi="Cambria Math"/>
            </w:rPr>
            <m:t xml:space="preserve">, η&lt;0, 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C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y</m:t>
              </m:r>
            </m:sub>
          </m:sSub>
          <m:r>
            <w:rPr>
              <w:rFonts w:ascii="Cambria Math" w:eastAsiaTheme="minorEastAsia" w:hAnsi="Cambria Math"/>
            </w:rPr>
            <m:t xml:space="preserve">&lt;0 (8),  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γ</m:t>
              </m:r>
              <m:r>
                <w:rPr>
                  <w:rFonts w:ascii="Cambria Math" w:hAnsi="Cambria Math"/>
                </w:rPr>
                <m:t>&gt;</m:t>
              </m:r>
              <m:r>
                <w:rPr>
                  <w:rFonts w:ascii="Cambria Math" w:hAnsi="Cambria Math"/>
                  <w:lang w:val="en-US"/>
                </w:rPr>
                <m:t>γ</m:t>
              </m:r>
            </m:e>
            <m:sub>
              <m:r>
                <w:rPr>
                  <w:rFonts w:ascii="Cambria Math" w:hAnsi="Cambria Math"/>
                  <w:lang w:val="en-US"/>
                </w:rPr>
                <m:t>tr</m:t>
              </m:r>
            </m:sub>
          </m:sSub>
          <m:r>
            <w:rPr>
              <w:rFonts w:ascii="Cambria Math" w:eastAsiaTheme="minorEastAsia" w:hAnsi="Cambria Math"/>
            </w:rPr>
            <m:t xml:space="preserve">, η&gt;0, 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C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y</m:t>
              </m:r>
            </m:sub>
          </m:sSub>
          <m:r>
            <w:rPr>
              <w:rFonts w:ascii="Cambria Math" w:eastAsiaTheme="minorEastAsia" w:hAnsi="Cambria Math"/>
            </w:rPr>
            <m:t>&gt;0 (9).</m:t>
          </m:r>
        </m:oMath>
      </m:oMathPara>
    </w:p>
    <w:p w14:paraId="2051A752" w14:textId="77777777" w:rsidR="00E11B45" w:rsidRPr="00A4409A" w:rsidRDefault="005A3E6A" w:rsidP="007D640B">
      <w:pPr>
        <w:spacing w:line="276" w:lineRule="auto"/>
      </w:pPr>
      <w:r>
        <w:tab/>
      </w:r>
      <w:r w:rsidR="00E11B45">
        <w:t xml:space="preserve">Также может возникать </w:t>
      </w:r>
      <w:r w:rsidR="007635B6">
        <w:t xml:space="preserve">поперечная </w:t>
      </w:r>
      <w:r w:rsidR="00E11B45">
        <w:t xml:space="preserve">неустойчивость </w:t>
      </w:r>
      <w:r w:rsidR="00A4409A">
        <w:t xml:space="preserve">для </w:t>
      </w:r>
      <w:r w:rsidR="007635B6">
        <w:t>нескольких</w:t>
      </w:r>
      <w:r>
        <w:t xml:space="preserve"> </w:t>
      </w:r>
      <w:r>
        <w:rPr>
          <w:lang w:val="en-US"/>
        </w:rPr>
        <w:t>M</w:t>
      </w:r>
      <w:r w:rsidR="007635B6">
        <w:t xml:space="preserve"> сгустков</w:t>
      </w:r>
      <w:r w:rsidR="00A4409A">
        <w:t xml:space="preserve"> </w:t>
      </w:r>
      <w:r w:rsidR="00A4409A" w:rsidRPr="00A4409A">
        <w:t>[]</w:t>
      </w:r>
    </w:p>
    <w:p w14:paraId="778CAF28" w14:textId="77777777" w:rsidR="00E11B45" w:rsidRPr="008F552A" w:rsidRDefault="00000000" w:rsidP="007D640B">
      <w:pPr>
        <w:spacing w:line="276" w:lineRule="auto"/>
        <w:jc w:val="center"/>
        <w:rPr>
          <w:i/>
          <w:lang w:val="en-US"/>
        </w:rPr>
      </w:pPr>
      <m:oMathPara>
        <m:oMath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τ</m:t>
                  </m:r>
                </m:e>
                <m:sub>
                  <m:r>
                    <w:rPr>
                      <w:rFonts w:ascii="Cambria Math" w:hAnsi="Cambria Math"/>
                    </w:rPr>
                    <m:t>mμ</m:t>
                  </m:r>
                </m:sub>
              </m:sSub>
            </m:den>
          </m:f>
          <m:r>
            <w:rPr>
              <w:rFonts w:ascii="Cambria Math" w:hAnsi="Cambria Math"/>
            </w:rPr>
            <m:t>=-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1+m</m:t>
              </m:r>
            </m:den>
          </m:f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eM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</w:rPr>
                    <m:t>b</m:t>
                  </m:r>
                </m:sub>
              </m:sSub>
              <m:r>
                <w:rPr>
                  <w:rFonts w:ascii="Cambria Math" w:hAnsi="Cambria Math"/>
                </w:rPr>
                <m:t>c</m:t>
              </m:r>
            </m:num>
            <m:den>
              <m:r>
                <w:rPr>
                  <w:rFonts w:ascii="Cambria Math" w:hAnsi="Cambria Math"/>
                </w:rPr>
                <m:t>4π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ν</m:t>
                  </m:r>
                </m:e>
                <m:sub>
                  <m:r>
                    <w:rPr>
                      <w:rFonts w:ascii="Cambria Math" w:hAnsi="Cambria Math"/>
                    </w:rPr>
                    <m:t>β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den>
          </m:f>
          <m:f>
            <m:fPr>
              <m:ctrlPr>
                <w:rPr>
                  <w:rFonts w:ascii="Cambria Math" w:hAnsi="Cambria Math"/>
                </w:rPr>
              </m:ctrlPr>
            </m:fPr>
            <m:num>
              <m:nary>
                <m:naryPr>
                  <m:chr m:val="∑"/>
                  <m:limLoc m:val="undOvr"/>
                  <m:grow m:val="1"/>
                  <m:supHide m:val="1"/>
                  <m:ctrlPr>
                    <w:rPr>
                      <w:rFonts w:ascii="Cambria Math" w:hAnsi="Cambria Math"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q</m:t>
                  </m:r>
                </m:sub>
                <m:sup/>
                <m:e>
                  <m:r>
                    <w:rPr>
                      <w:rFonts w:ascii="Cambria Math" w:hAnsi="Cambria Math"/>
                    </w:rPr>
                    <m:t> </m:t>
                  </m:r>
                </m:e>
              </m:nary>
              <m:r>
                <m:rPr>
                  <m:scr m:val="script"/>
                </m:rPr>
                <w:rPr>
                  <w:rFonts w:ascii="Cambria Math" w:hAnsi="Cambria Math"/>
                </w:rPr>
                <m:t>R</m:t>
              </m:r>
              <m:r>
                <w:rPr>
                  <w:rFonts w:ascii="Cambria Math" w:hAnsi="Cambria Math"/>
                </w:rPr>
                <m:t>e</m:t>
              </m:r>
              <m:sSubSup>
                <m:sSubSupPr>
                  <m:ctrlPr>
                    <w:rPr>
                      <w:rFonts w:ascii="Cambria Math" w:hAnsi="Cambria Math"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</w:rPr>
                    <m:t>⊥</m:t>
                  </m:r>
                </m:sup>
              </m:sSubSup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q</m:t>
                      </m:r>
                    </m:sub>
                  </m:sSub>
                </m:e>
              </m:d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m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q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ξ</m:t>
                      </m:r>
                    </m:sub>
                  </m:sSub>
                </m:e>
              </m:d>
            </m:num>
            <m:den>
              <m:r>
                <w:rPr>
                  <w:rFonts w:ascii="Cambria Math" w:hAnsi="Cambria Math"/>
                </w:rPr>
                <m:t>B</m:t>
              </m:r>
              <m:nary>
                <m:naryPr>
                  <m:chr m:val="∑"/>
                  <m:limLoc m:val="undOvr"/>
                  <m:grow m:val="1"/>
                  <m:supHide m:val="1"/>
                  <m:ctrlPr>
                    <w:rPr>
                      <w:rFonts w:ascii="Cambria Math" w:hAnsi="Cambria Math"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q</m:t>
                  </m:r>
                </m:sub>
                <m:sup/>
                <m:e>
                  <m:r>
                    <w:rPr>
                      <w:rFonts w:ascii="Cambria Math" w:hAnsi="Cambria Math"/>
                    </w:rPr>
                    <m:t> </m:t>
                  </m:r>
                </m:e>
              </m:nary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m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q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ξ</m:t>
                      </m:r>
                    </m:sub>
                  </m:sSub>
                </m:e>
              </m:d>
            </m:den>
          </m:f>
          <w:commentRangeStart w:id="14"/>
          <m:r>
            <w:rPr>
              <w:rFonts w:ascii="Cambria Math" w:hAnsi="Cambria Math"/>
            </w:rPr>
            <m:t xml:space="preserve"> (10)</m:t>
          </m:r>
          <m:r>
            <w:rPr>
              <w:rFonts w:ascii="Cambria Math" w:hAnsi="Cambria Math"/>
              <w:lang w:val="en-US"/>
            </w:rPr>
            <m:t>,</m:t>
          </m:r>
          <w:commentRangeEnd w:id="14"/>
          <m:r>
            <m:rPr>
              <m:sty m:val="p"/>
            </m:rPr>
            <w:rPr>
              <w:rStyle w:val="CommentReference"/>
            </w:rPr>
            <w:commentReference w:id="14"/>
          </m:r>
        </m:oMath>
      </m:oMathPara>
    </w:p>
    <w:p w14:paraId="6B287E7A" w14:textId="66E3FE1C" w:rsidR="006D4B1A" w:rsidRPr="007D640B" w:rsidRDefault="008F552A" w:rsidP="007D640B">
      <w:pPr>
        <w:spacing w:line="276" w:lineRule="auto"/>
        <w:jc w:val="both"/>
      </w:pPr>
      <w:r>
        <w:lastRenderedPageBreak/>
        <w:t>к</w:t>
      </w:r>
      <w:r w:rsidR="00020BE6">
        <w:t>оторая зависит помимо хроматичности, ещё и от числа сгустков.</w:t>
      </w:r>
      <w:r>
        <w:t xml:space="preserve"> </w:t>
      </w:r>
      <w:r w:rsidR="006D4B1A">
        <w:t>Из 29 сепаратрис, доступных для заполнения</w:t>
      </w:r>
      <w:r w:rsidR="005D1742">
        <w:t xml:space="preserve"> в У-70</w:t>
      </w:r>
      <w:r w:rsidR="006D4B1A">
        <w:t>, в сеансе используются часть</w:t>
      </w:r>
      <w:r w:rsidR="00F341EC">
        <w:t xml:space="preserve">, что уменьшает ток и интенсивность в импульсе. </w:t>
      </w:r>
      <w:r w:rsidR="006D4B1A">
        <w:t xml:space="preserve">При заполнении 10 сепаратрис </w:t>
      </w:r>
      <w:r w:rsidR="005E04CD">
        <w:t xml:space="preserve">подряд, возникали потери из-за возникновения поперечной неустойчивости. В этом случае, как момент смена фазы ВЧ, так и изменение знака </w:t>
      </w:r>
      <w:proofErr w:type="spellStart"/>
      <w:r w:rsidR="005E04CD">
        <w:t>хроматичности</w:t>
      </w:r>
      <w:proofErr w:type="spellEnd"/>
      <w:r w:rsidR="005E04CD">
        <w:t xml:space="preserve"> </w:t>
      </w:r>
      <w:del w:id="15" w:author="valeri lebedev" w:date="2024-01-12T14:24:00Z">
        <w:r w:rsidR="005E04CD" w:rsidDel="00512A62">
          <w:delText xml:space="preserve">была </w:delText>
        </w:r>
      </w:del>
      <w:ins w:id="16" w:author="valeri lebedev" w:date="2024-01-12T14:24:00Z">
        <w:r w:rsidR="00512A62">
          <w:t>был</w:t>
        </w:r>
        <w:r w:rsidR="00512A62">
          <w:t>и</w:t>
        </w:r>
        <w:r w:rsidR="00512A62">
          <w:t xml:space="preserve"> </w:t>
        </w:r>
      </w:ins>
      <w:r w:rsidR="005E04CD">
        <w:t xml:space="preserve">плохо совмещены с моментом прохождения </w:t>
      </w:r>
      <w:r w:rsidR="00966AA2">
        <w:t xml:space="preserve">пучком </w:t>
      </w:r>
      <w:r w:rsidR="005E04CD">
        <w:t>критической энергии. При этом потеря пучка отсутствовала полностью при заполнении 9 сепаратрис подряд и заполненной сепар</w:t>
      </w:r>
      <w:r w:rsidR="00CB05CB">
        <w:t>а</w:t>
      </w:r>
      <w:r w:rsidR="005E04CD">
        <w:t xml:space="preserve">трисы на расстоянии 9 </w:t>
      </w:r>
      <w:r w:rsidR="00CB05CB">
        <w:t>пустых</w:t>
      </w:r>
      <w:r w:rsidR="00966AA2">
        <w:t>, таким образом сохраняя интенсивность в импульсе. П</w:t>
      </w:r>
      <w:r w:rsidR="0028224C">
        <w:t>оперечная</w:t>
      </w:r>
      <w:r w:rsidR="007D640B">
        <w:t xml:space="preserve"> неустойчивость затухает, как показано на рис.</w:t>
      </w:r>
      <w:r w:rsidR="002238F2" w:rsidRPr="002238F2">
        <w:t>2</w:t>
      </w:r>
      <w:r w:rsidR="00DF1E49">
        <w:t xml:space="preserve">, фиолетовая и зеленая линия </w:t>
      </w:r>
      <w:r w:rsidR="00966AA2">
        <w:t>отражают</w:t>
      </w:r>
      <w:r w:rsidR="00DF1E49">
        <w:t xml:space="preserve"> </w:t>
      </w:r>
      <w:r w:rsidR="0028224C">
        <w:t>поперечные</w:t>
      </w:r>
      <w:r w:rsidR="00B22D84">
        <w:t xml:space="preserve"> отклонения.</w:t>
      </w:r>
    </w:p>
    <w:p w14:paraId="0B88EC5C" w14:textId="77777777" w:rsidR="006D4B1A" w:rsidRDefault="006D4B1A" w:rsidP="00797CA3">
      <w:pPr>
        <w:pStyle w:val="Heading3"/>
      </w:pPr>
      <w:bookmarkStart w:id="17" w:name="_Toc154416545"/>
      <w:r>
        <w:t>Продольн</w:t>
      </w:r>
      <w:r w:rsidR="005D1742">
        <w:t>ое согласование</w:t>
      </w:r>
      <w:bookmarkEnd w:id="17"/>
    </w:p>
    <w:p w14:paraId="1EE03767" w14:textId="77777777" w:rsidR="00BC5418" w:rsidRPr="005040A1" w:rsidRDefault="00966AA2" w:rsidP="00D16636">
      <w:pPr>
        <w:spacing w:line="276" w:lineRule="auto"/>
      </w:pPr>
      <w:r>
        <w:tab/>
      </w:r>
      <w:r w:rsidR="000A6FFD">
        <w:t>Продольн</w:t>
      </w:r>
      <w:r>
        <w:t>ая</w:t>
      </w:r>
      <w:r w:rsidR="000A6FFD">
        <w:t xml:space="preserve"> нестабильности сгустка «голова-хвост»</w:t>
      </w:r>
      <w:r>
        <w:t xml:space="preserve"> описывается</w:t>
      </w:r>
      <w:r w:rsidR="000A6FFD">
        <w:t xml:space="preserve"> </w:t>
      </w:r>
      <w:r w:rsidR="005040A1">
        <w:t>критери</w:t>
      </w:r>
      <w:r>
        <w:t>ем</w:t>
      </w:r>
      <w:r w:rsidR="006D4B1A">
        <w:t xml:space="preserve"> </w:t>
      </w:r>
      <w:commentRangeStart w:id="18"/>
      <w:r w:rsidR="006D4B1A">
        <w:t>Кейл-Шнел</w:t>
      </w:r>
      <w:r w:rsidR="00B22D84">
        <w:t>ь</w:t>
      </w:r>
      <w:r w:rsidR="005040A1">
        <w:t xml:space="preserve"> для гауссова распределения пучка</w:t>
      </w:r>
      <w:commentRangeEnd w:id="18"/>
      <w:r w:rsidR="0080750D">
        <w:rPr>
          <w:rStyle w:val="CommentReference"/>
        </w:rPr>
        <w:commentReference w:id="18"/>
      </w:r>
    </w:p>
    <w:p w14:paraId="1ABA23D1" w14:textId="77777777" w:rsidR="006D4B1A" w:rsidRPr="005040A1" w:rsidRDefault="00000000" w:rsidP="00D16636">
      <w:pPr>
        <w:spacing w:line="276" w:lineRule="auto"/>
        <w:rPr>
          <w:rFonts w:eastAsiaTheme="minorEastAsia"/>
          <w:iCs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hAnsi="Cambria Math" w:cs="Times New Roman"/>
                  <w:i/>
                  <w:iCs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i/>
                      <w:iCs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0</m:t>
                      </m:r>
                    </m:sub>
                  </m:sSub>
                </m:num>
                <m:den>
                  <m:r>
                    <w:rPr>
                      <w:rFonts w:ascii="Cambria Math" w:hAnsi="Cambria Math" w:cs="Times New Roman"/>
                    </w:rPr>
                    <m:t>n</m:t>
                  </m:r>
                </m:den>
              </m:f>
            </m:e>
          </m:d>
          <m:r>
            <w:rPr>
              <w:rFonts w:ascii="Cambria Math" w:hAnsi="Cambria Math" w:cs="Times New Roman"/>
            </w:rPr>
            <m:t>&lt;</m:t>
          </m:r>
          <m:f>
            <m:fPr>
              <m:ctrlPr>
                <w:rPr>
                  <w:rFonts w:ascii="Cambria Math" w:hAnsi="Cambria Math" w:cs="Times New Roman"/>
                  <w:i/>
                  <w:iCs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2π</m:t>
              </m:r>
              <m:d>
                <m:dPr>
                  <m:begChr m:val="|"/>
                  <m:endChr m:val="|"/>
                  <m:ctrlPr>
                    <w:rPr>
                      <w:rFonts w:ascii="Cambria Math" w:hAnsi="Cambria Math" w:cs="Times New Roman"/>
                      <w:i/>
                      <w:iCs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η</m:t>
                  </m:r>
                </m:e>
              </m:d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E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0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</w:rPr>
                <m:t>e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I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peak</m:t>
                  </m:r>
                </m:sub>
              </m:sSub>
              <m:r>
                <w:rPr>
                  <w:rFonts w:ascii="Cambria Math" w:hAnsi="Cambria Math" w:cs="Times New Roman"/>
                </w:rPr>
                <m:t>β</m:t>
              </m:r>
            </m:den>
          </m:f>
          <m:sSubSup>
            <m:sSubSupPr>
              <m:ctrlPr>
                <w:rPr>
                  <w:rFonts w:ascii="Cambria Math" w:hAnsi="Cambria Math" w:cs="Times New Roman"/>
                  <w:i/>
                  <w:iCs/>
                </w:rPr>
              </m:ctrlPr>
            </m:sSubSupPr>
            <m:e>
              <m:d>
                <m:dPr>
                  <m:ctrlPr>
                    <w:rPr>
                      <w:rFonts w:ascii="Cambria Math" w:hAnsi="Cambria Math" w:cs="Times New Roman"/>
                      <w:i/>
                      <w:iCs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iCs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</w:rPr>
                        <m:t>ΔE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E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0</m:t>
                          </m:r>
                        </m:sub>
                      </m:sSub>
                    </m:den>
                  </m:f>
                </m:e>
              </m:d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</w:rPr>
                <m:t>rms</m:t>
              </m:r>
            </m:sub>
            <m:sup>
              <m:r>
                <w:rPr>
                  <w:rFonts w:ascii="Cambria Math" w:hAnsi="Cambria Math" w:cs="Times New Roman"/>
                </w:rPr>
                <m:t>2</m:t>
              </m:r>
            </m:sup>
          </m:sSubSup>
          <m:r>
            <w:rPr>
              <w:rFonts w:ascii="Cambria Math" w:eastAsiaTheme="minorEastAsia" w:hAnsi="Cambria Math"/>
            </w:rPr>
            <m:t>(11)</m:t>
          </m:r>
        </m:oMath>
      </m:oMathPara>
    </w:p>
    <w:p w14:paraId="71FCC1A5" w14:textId="77777777" w:rsidR="0028224C" w:rsidRDefault="0028224C" w:rsidP="00D16636">
      <w:pPr>
        <w:spacing w:line="276" w:lineRule="auto"/>
        <w:rPr>
          <w:rFonts w:eastAsiaTheme="minorEastAsia"/>
          <w:iCs/>
        </w:rPr>
      </w:pPr>
      <w:r>
        <w:rPr>
          <w:rFonts w:eastAsiaTheme="minorEastAsia"/>
          <w:iCs/>
        </w:rPr>
        <w:t>Как видно</w:t>
      </w:r>
      <w:r w:rsidR="00FE28D0">
        <w:rPr>
          <w:rFonts w:eastAsiaTheme="minorEastAsia"/>
          <w:iCs/>
        </w:rPr>
        <w:t xml:space="preserve"> </w:t>
      </w:r>
      <w:r w:rsidR="00966AA2">
        <w:rPr>
          <w:rFonts w:eastAsiaTheme="minorEastAsia"/>
          <w:iCs/>
        </w:rPr>
        <w:t>выражение зависит от</w:t>
      </w:r>
      <w:r w:rsidR="00FE28D0">
        <w:rPr>
          <w:rFonts w:eastAsiaTheme="minorEastAsia"/>
          <w:iCs/>
        </w:rPr>
        <w:t xml:space="preserve"> </w:t>
      </w:r>
      <m:oMath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iCs/>
              </w:rPr>
            </m:ctrlPr>
          </m:dPr>
          <m:e>
            <m:r>
              <w:rPr>
                <w:rFonts w:ascii="Cambria Math" w:eastAsiaTheme="minorEastAsia" w:hAnsi="Cambria Math"/>
              </w:rPr>
              <m:t>η</m:t>
            </m:r>
          </m:e>
        </m:d>
      </m:oMath>
      <w:r w:rsidR="00966AA2">
        <w:rPr>
          <w:rFonts w:eastAsiaTheme="minorEastAsia"/>
          <w:iCs/>
        </w:rPr>
        <w:t xml:space="preserve"> и представляет особую опасность при приближении к </w:t>
      </w:r>
      <w:r w:rsidR="00FE28D0">
        <w:rPr>
          <w:rFonts w:eastAsiaTheme="minorEastAsia"/>
          <w:iCs/>
        </w:rPr>
        <w:t>нул</w:t>
      </w:r>
      <w:r w:rsidR="00966AA2">
        <w:rPr>
          <w:rFonts w:eastAsiaTheme="minorEastAsia"/>
          <w:iCs/>
        </w:rPr>
        <w:t>ю</w:t>
      </w:r>
      <w:r w:rsidR="00FE28D0">
        <w:rPr>
          <w:rFonts w:eastAsiaTheme="minorEastAsia"/>
          <w:iCs/>
        </w:rPr>
        <w:t>. Однако, он</w:t>
      </w:r>
      <w:r w:rsidR="008B5E53">
        <w:rPr>
          <w:rFonts w:eastAsiaTheme="minorEastAsia"/>
          <w:iCs/>
        </w:rPr>
        <w:t>о</w:t>
      </w:r>
      <w:r w:rsidR="00FE28D0">
        <w:rPr>
          <w:rFonts w:eastAsiaTheme="minorEastAsia"/>
          <w:iCs/>
        </w:rPr>
        <w:t xml:space="preserve"> также зависит от </w:t>
      </w:r>
      <w:r>
        <w:rPr>
          <w:rFonts w:eastAsiaTheme="minorEastAsia"/>
          <w:iCs/>
        </w:rPr>
        <w:t>интенсивност</w:t>
      </w:r>
      <w:r w:rsidR="00FE28D0">
        <w:rPr>
          <w:rFonts w:eastAsiaTheme="minorEastAsia"/>
          <w:iCs/>
        </w:rPr>
        <w:t>и</w:t>
      </w:r>
      <w:r>
        <w:rPr>
          <w:rFonts w:eastAsiaTheme="minorEastAsia"/>
          <w:iCs/>
        </w:rPr>
        <w:t xml:space="preserve"> сгустка</w:t>
      </w:r>
      <w:r w:rsidR="00FE28D0">
        <w:rPr>
          <w:rFonts w:eastAsiaTheme="minorEastAsia"/>
          <w:iCs/>
        </w:rPr>
        <w:t xml:space="preserve"> и различных продольны</w:t>
      </w:r>
      <w:r w:rsidR="00D16636">
        <w:rPr>
          <w:rFonts w:eastAsiaTheme="minorEastAsia"/>
          <w:iCs/>
        </w:rPr>
        <w:t>х</w:t>
      </w:r>
      <w:r w:rsidR="00FE28D0">
        <w:rPr>
          <w:rFonts w:eastAsiaTheme="minorEastAsia"/>
          <w:iCs/>
        </w:rPr>
        <w:t xml:space="preserve"> импедансов.</w:t>
      </w:r>
    </w:p>
    <w:p w14:paraId="089DC40A" w14:textId="77777777" w:rsidR="005E04CD" w:rsidRDefault="001A402F" w:rsidP="00E11661">
      <w:pPr>
        <w:spacing w:line="276" w:lineRule="auto"/>
        <w:jc w:val="both"/>
        <w:rPr>
          <w:rFonts w:eastAsiaTheme="minorEastAsia"/>
          <w:iCs/>
        </w:rPr>
      </w:pPr>
      <w:r>
        <w:rPr>
          <w:rFonts w:eastAsiaTheme="minorEastAsia"/>
          <w:iCs/>
        </w:rPr>
        <w:tab/>
      </w:r>
      <w:r w:rsidR="00B01CC9">
        <w:rPr>
          <w:rFonts w:eastAsiaTheme="minorEastAsia"/>
          <w:iCs/>
        </w:rPr>
        <w:t xml:space="preserve">На рис </w:t>
      </w:r>
      <w:r w:rsidR="002238F2" w:rsidRPr="002238F2">
        <w:rPr>
          <w:rFonts w:eastAsiaTheme="minorEastAsia"/>
          <w:iCs/>
          <w:color w:val="000000" w:themeColor="text1"/>
        </w:rPr>
        <w:t>2</w:t>
      </w:r>
      <w:r w:rsidR="00B01CC9">
        <w:rPr>
          <w:rFonts w:eastAsiaTheme="minorEastAsia"/>
          <w:iCs/>
        </w:rPr>
        <w:t>, синяя линия – сигнал с фазового датчика, показывающий, что при прохождении критической энергии фаза пучка относительно фазы ВЧ не сразу перестраивается, что решается точной подборкой момента смены фазы в момент скачка.</w:t>
      </w:r>
    </w:p>
    <w:p w14:paraId="27767918" w14:textId="77777777" w:rsidR="00B01CC9" w:rsidRPr="00B01CC9" w:rsidRDefault="00B01CC9" w:rsidP="00B01CC9">
      <w:pPr>
        <w:spacing w:line="276" w:lineRule="auto"/>
        <w:jc w:val="center"/>
        <w:rPr>
          <w:rFonts w:eastAsiaTheme="minorEastAsia"/>
          <w:iCs/>
        </w:rPr>
      </w:pPr>
      <w:r w:rsidRPr="00B01CC9">
        <w:rPr>
          <w:rFonts w:eastAsiaTheme="minorEastAsia"/>
          <w:iCs/>
          <w:noProof/>
        </w:rPr>
        <w:drawing>
          <wp:inline distT="0" distB="0" distL="0" distR="0" wp14:anchorId="4C4177C1" wp14:editId="68286ED5">
            <wp:extent cx="3187358" cy="2390433"/>
            <wp:effectExtent l="0" t="0" r="635" b="0"/>
            <wp:docPr id="106058780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587803" name="Рисунок 1060587803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3379" cy="2424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04FCF" w14:textId="77777777" w:rsidR="005040A1" w:rsidRDefault="005E04CD" w:rsidP="00D16636">
      <w:pPr>
        <w:pStyle w:val="Caption"/>
        <w:spacing w:line="276" w:lineRule="auto"/>
        <w:rPr>
          <w:noProof/>
        </w:rPr>
      </w:pPr>
      <w:r>
        <w:t xml:space="preserve">Рисунок </w:t>
      </w:r>
      <w:fldSimple w:instr=" SEQ Рисунок \* ARABIC ">
        <w:r w:rsidR="00717D0E">
          <w:rPr>
            <w:noProof/>
          </w:rPr>
          <w:t>2</w:t>
        </w:r>
      </w:fldSimple>
      <w:r w:rsidRPr="005E04CD">
        <w:t xml:space="preserve">. </w:t>
      </w:r>
      <w:r>
        <w:t>Прохождение критической энергии без скачка</w:t>
      </w:r>
      <w:r w:rsidR="00E11661">
        <w:t xml:space="preserve"> в протонном синхротроне У-70</w:t>
      </w:r>
      <w:r>
        <w:t>. Синяя линия – сигнал с фазового датчика, показывает изменение фазы пучка относительно фазы ВЧ</w:t>
      </w:r>
      <w:r w:rsidRPr="00F172D5">
        <w:rPr>
          <w:noProof/>
        </w:rPr>
        <w:t xml:space="preserve">, </w:t>
      </w:r>
      <w:r>
        <w:rPr>
          <w:noProof/>
        </w:rPr>
        <w:t>голубая – сигнал с пикового детектора</w:t>
      </w:r>
      <w:r w:rsidRPr="00F172D5">
        <w:rPr>
          <w:noProof/>
        </w:rPr>
        <w:t xml:space="preserve">, </w:t>
      </w:r>
      <w:r>
        <w:rPr>
          <w:noProof/>
        </w:rPr>
        <w:t>фиолетовая и зеленая –</w:t>
      </w:r>
      <w:r w:rsidR="00E11661">
        <w:rPr>
          <w:noProof/>
        </w:rPr>
        <w:t xml:space="preserve"> </w:t>
      </w:r>
      <w:r>
        <w:rPr>
          <w:noProof/>
        </w:rPr>
        <w:t xml:space="preserve">показывает возмущение в </w:t>
      </w:r>
      <w:r>
        <w:rPr>
          <w:noProof/>
          <w:lang w:val="en-US"/>
        </w:rPr>
        <w:t>r</w:t>
      </w:r>
      <w:r w:rsidRPr="00F172D5">
        <w:rPr>
          <w:noProof/>
        </w:rPr>
        <w:t>,</w:t>
      </w:r>
      <w:r>
        <w:rPr>
          <w:noProof/>
          <w:lang w:val="en-US"/>
        </w:rPr>
        <w:t>z</w:t>
      </w:r>
      <w:r w:rsidRPr="00F172D5">
        <w:rPr>
          <w:noProof/>
        </w:rPr>
        <w:t xml:space="preserve"> </w:t>
      </w:r>
      <w:r>
        <w:rPr>
          <w:noProof/>
        </w:rPr>
        <w:t>плоскостях соответственно</w:t>
      </w:r>
      <w:r w:rsidRPr="000E375A">
        <w:rPr>
          <w:noProof/>
        </w:rPr>
        <w:t>.</w:t>
      </w:r>
    </w:p>
    <w:p w14:paraId="17D2739F" w14:textId="77777777" w:rsidR="00A4409A" w:rsidRPr="00E02420" w:rsidRDefault="00827478" w:rsidP="009D4FE9">
      <w:pPr>
        <w:spacing w:line="276" w:lineRule="auto"/>
        <w:jc w:val="both"/>
      </w:pPr>
      <w:r>
        <w:tab/>
        <w:t xml:space="preserve">Для У-70 интенсивность в импульсе составляет порядка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lang w:val="en-US"/>
              </w:rPr>
              <m:t>tot</m:t>
            </m:r>
          </m:sub>
        </m:sSub>
        <m:r>
          <w:rPr>
            <w:rFonts w:ascii="Cambria Math" w:hAnsi="Cambria Math"/>
          </w:rPr>
          <m:t>=</m:t>
        </m:r>
        <m:r>
          <m:rPr>
            <m:sty m:val="p"/>
          </m:rPr>
          <w:rPr>
            <w:rFonts w:ascii="Cambria Math" w:hAnsi="Cambria Math"/>
          </w:rPr>
          <m:t>4×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12</m:t>
            </m:r>
          </m:sup>
        </m:sSup>
      </m:oMath>
      <w:r w:rsidR="004E616D" w:rsidRPr="004E616D">
        <w:rPr>
          <w:rFonts w:eastAsiaTheme="minorEastAsia"/>
        </w:rPr>
        <w:t xml:space="preserve"> </w:t>
      </w:r>
      <w:proofErr w:type="spellStart"/>
      <w:r w:rsidR="004E616D">
        <w:rPr>
          <w:rFonts w:eastAsiaTheme="minorEastAsia"/>
          <w:lang w:val="en-US"/>
        </w:rPr>
        <w:t>ppp</w:t>
      </w:r>
      <w:proofErr w:type="spellEnd"/>
      <w:r>
        <w:t>,</w:t>
      </w:r>
      <w:r w:rsidRPr="009D4003">
        <w:t xml:space="preserve"> </w:t>
      </w:r>
      <w:r>
        <w:t xml:space="preserve">соответственно в сгустке порядка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lang w:val="en-US"/>
              </w:rPr>
              <m:t>beam</m:t>
            </m:r>
          </m:sub>
        </m:sSub>
        <m:r>
          <w:rPr>
            <w:rFonts w:ascii="Cambria Math" w:hAnsi="Cambria Math"/>
          </w:rPr>
          <m:t>=</m:t>
        </m:r>
        <m:r>
          <m:rPr>
            <m:sty m:val="p"/>
          </m:rPr>
          <w:rPr>
            <w:rFonts w:ascii="Cambria Math" w:hAnsi="Cambria Math"/>
          </w:rPr>
          <m:t>4×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11</m:t>
            </m:r>
          </m:sup>
        </m:sSup>
      </m:oMath>
      <w:r w:rsidR="00DC1DF9" w:rsidRPr="00877E63">
        <w:rPr>
          <w:rFonts w:eastAsiaTheme="minorEastAsia"/>
        </w:rPr>
        <w:t xml:space="preserve"> </w:t>
      </w:r>
      <w:r w:rsidR="00DC1DF9">
        <w:rPr>
          <w:rFonts w:eastAsiaTheme="minorEastAsia"/>
          <w:lang w:val="en-US"/>
        </w:rPr>
        <w:t>ppb</w:t>
      </w:r>
      <w:r w:rsidRPr="001A402F">
        <w:t>.</w:t>
      </w:r>
      <w:r>
        <w:t xml:space="preserve"> </w:t>
      </w:r>
      <w:r>
        <w:rPr>
          <w:rFonts w:eastAsiaTheme="minorEastAsia"/>
          <w:iCs/>
        </w:rPr>
        <w:t>М</w:t>
      </w:r>
      <w:r w:rsidR="00B22D84">
        <w:rPr>
          <w:rFonts w:eastAsiaTheme="minorEastAsia"/>
          <w:iCs/>
        </w:rPr>
        <w:t>оделирование</w:t>
      </w:r>
      <w:r w:rsidR="008B5E53">
        <w:rPr>
          <w:rFonts w:eastAsiaTheme="minorEastAsia"/>
          <w:iCs/>
        </w:rPr>
        <w:t xml:space="preserve"> продольной динамики</w:t>
      </w:r>
      <w:r w:rsidR="00B22D84">
        <w:rPr>
          <w:rFonts w:eastAsiaTheme="minorEastAsia"/>
          <w:iCs/>
        </w:rPr>
        <w:t xml:space="preserve"> для импеданса вида </w:t>
      </w:r>
      <m:oMath>
        <m:f>
          <m:fPr>
            <m:type m:val="lin"/>
            <m:ctrlPr>
              <w:rPr>
                <w:rFonts w:ascii="Cambria Math" w:hAnsi="Cambria Math" w:cs="Times New Roman"/>
                <w:i/>
                <w:iCs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Z</m:t>
                </m:r>
              </m:e>
              <m:sub>
                <m:r>
                  <w:rPr>
                    <w:rFonts w:ascii="Cambria Math" w:hAnsi="Cambria Math" w:cs="Times New Roman"/>
                  </w:rPr>
                  <m:t>n</m:t>
                </m:r>
              </m:sub>
            </m:sSub>
          </m:num>
          <m:den>
            <m:r>
              <w:rPr>
                <w:rFonts w:ascii="Cambria Math" w:hAnsi="Cambria Math" w:cs="Times New Roman"/>
                <w:lang w:val="en-US"/>
              </w:rPr>
              <m:t>n</m:t>
            </m:r>
          </m:den>
        </m:f>
        <m:r>
          <w:rPr>
            <w:rFonts w:ascii="Cambria Math" w:eastAsiaTheme="minorEastAsia" w:hAnsi="Cambria Math"/>
          </w:rPr>
          <m:t>=±i∙const</m:t>
        </m:r>
      </m:oMath>
      <w:r w:rsidR="00C450BF" w:rsidRPr="00C450BF">
        <w:rPr>
          <w:rFonts w:eastAsiaTheme="minorEastAsia"/>
          <w:iCs/>
        </w:rPr>
        <w:t xml:space="preserve"> [</w:t>
      </w:r>
      <w:r w:rsidR="00A318D6" w:rsidRPr="00A318D6">
        <w:rPr>
          <w:rFonts w:eastAsiaTheme="minorEastAsia"/>
          <w:iCs/>
        </w:rPr>
        <w:t>6</w:t>
      </w:r>
      <w:r w:rsidR="00C450BF" w:rsidRPr="00C450BF">
        <w:rPr>
          <w:rFonts w:eastAsiaTheme="minorEastAsia"/>
          <w:iCs/>
        </w:rPr>
        <w:t>]</w:t>
      </w:r>
      <w:r w:rsidR="00B22D84">
        <w:rPr>
          <w:rFonts w:eastAsiaTheme="minorEastAsia"/>
          <w:iCs/>
        </w:rPr>
        <w:t xml:space="preserve"> </w:t>
      </w:r>
      <w:r w:rsidR="008B5E53">
        <w:rPr>
          <w:rFonts w:eastAsiaTheme="minorEastAsia"/>
          <w:iCs/>
        </w:rPr>
        <w:t>п</w:t>
      </w:r>
      <w:r w:rsidR="00B22D84">
        <w:rPr>
          <w:rFonts w:eastAsiaTheme="minorEastAsia"/>
          <w:iCs/>
        </w:rPr>
        <w:t>оказывают</w:t>
      </w:r>
      <w:r>
        <w:t xml:space="preserve">, что </w:t>
      </w:r>
      <w:r w:rsidR="00744F0A">
        <w:t xml:space="preserve">для </w:t>
      </w:r>
      <w:r w:rsidR="00933D81">
        <w:t xml:space="preserve">малой интенсивности </w:t>
      </w:r>
      <w:r w:rsidR="00A975A5">
        <w:t xml:space="preserve">для </w:t>
      </w:r>
      <w:r w:rsidR="00744F0A">
        <w:t>отрицательного</w:t>
      </w:r>
      <w:r w:rsidR="00A975A5">
        <w:t>, так и положительного</w:t>
      </w:r>
      <w:r w:rsidR="00744F0A">
        <w:t xml:space="preserve"> значения,</w:t>
      </w:r>
      <w:r w:rsidR="00A975A5">
        <w:t xml:space="preserve"> пучок сохраняет стабильность</w:t>
      </w:r>
      <w:r w:rsidR="00933D81">
        <w:t>, для больших интенсивностей наблюдается существенное изменение симметрии фазового объёма</w:t>
      </w:r>
      <w:r w:rsidR="00A975A5">
        <w:t xml:space="preserve"> </w:t>
      </w:r>
      <w:r w:rsidR="00933D81">
        <w:t>(</w:t>
      </w:r>
      <w:r w:rsidR="00A975A5">
        <w:t>рис</w:t>
      </w:r>
      <w:r w:rsidR="00933D81">
        <w:t>.3</w:t>
      </w:r>
      <w:r w:rsidR="00CA4B6D" w:rsidRPr="00CA4B6D">
        <w:t xml:space="preserve">, </w:t>
      </w:r>
      <w:r w:rsidR="00CA4B6D">
        <w:t>таблица 2</w:t>
      </w:r>
      <w:r w:rsidR="00933D81">
        <w:t>)</w:t>
      </w:r>
      <w:r w:rsidR="00744F0A">
        <w:t>.</w:t>
      </w:r>
      <w:r w:rsidR="009D4FE9">
        <w:t xml:space="preserve"> </w:t>
      </w:r>
      <w:r w:rsidR="00744F0A">
        <w:t xml:space="preserve">Значение длины сгустка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τ</m:t>
            </m:r>
          </m:e>
          <m:sub>
            <m:r>
              <w:rPr>
                <w:rFonts w:ascii="Cambria Math" w:hAnsi="Cambria Math"/>
                <w:lang w:val="en-US"/>
              </w:rPr>
              <m:t>L</m:t>
            </m:r>
          </m:sub>
        </m:sSub>
        <m:r>
          <w:rPr>
            <w:rFonts w:ascii="Cambria Math" w:eastAsiaTheme="minorEastAsia" w:hAnsi="Cambria Math"/>
          </w:rPr>
          <m:t>≃20 нс</m:t>
        </m:r>
      </m:oMath>
      <w:r w:rsidR="00744F0A">
        <w:t xml:space="preserve"> </w:t>
      </w:r>
      <w:r w:rsidR="008D1BF2">
        <w:t xml:space="preserve">для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=7 ГэВ</m:t>
        </m:r>
      </m:oMath>
      <w:r w:rsidR="008D1BF2" w:rsidRPr="008D1BF2">
        <w:t xml:space="preserve"> </w:t>
      </w:r>
      <w:r w:rsidR="00744F0A">
        <w:t>выбрано в соответствии с данными ускорительного цикла</w:t>
      </w:r>
      <w:r w:rsidR="008D1BF2" w:rsidRPr="008D1BF2">
        <w:t>.</w:t>
      </w:r>
      <w:r w:rsidR="00E26565" w:rsidRPr="00E26565">
        <w:t xml:space="preserve"> </w:t>
      </w:r>
      <w:r w:rsidR="00E26565">
        <w:t xml:space="preserve">Для гауссова распределения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∆E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=50 МэВ</m:t>
        </m:r>
      </m:oMath>
      <w:r w:rsidR="00E26565">
        <w:rPr>
          <w:rFonts w:eastAsiaTheme="minorEastAsia"/>
        </w:rPr>
        <w:t>.</w:t>
      </w:r>
      <w:r w:rsidR="009D4FE9">
        <w:rPr>
          <w:rFonts w:eastAsiaTheme="minorEastAsia"/>
        </w:rPr>
        <w:t xml:space="preserve"> </w:t>
      </w:r>
      <w:r w:rsidR="009D4FE9">
        <w:t>Таким образом начальная область</w:t>
      </w:r>
      <w:r w:rsidR="009D4FE9" w:rsidRPr="009D4FE9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ε</m:t>
            </m:r>
          </m:e>
          <m:sub>
            <m:r>
              <w:rPr>
                <w:rFonts w:ascii="Cambria Math" w:hAnsi="Cambria Math"/>
              </w:rPr>
              <m:t>95%</m:t>
            </m:r>
          </m:sub>
        </m:sSub>
        <m:r>
          <w:rPr>
            <w:rFonts w:ascii="Cambria Math" w:hAnsi="Cambria Math"/>
          </w:rPr>
          <m:t xml:space="preserve">=1.5 </m:t>
        </m:r>
        <m:r>
          <m:rPr>
            <m:sty m:val="p"/>
          </m:rPr>
          <w:rPr>
            <w:rFonts w:ascii="Cambria Math" w:hAnsi="Cambria Math"/>
          </w:rPr>
          <m:t>эВ∙с</m:t>
        </m:r>
      </m:oMath>
      <w:r w:rsidR="009D4FE9">
        <w:rPr>
          <w:rFonts w:eastAsiaTheme="minorEastAsia"/>
        </w:rPr>
        <w:t xml:space="preserve">. </w:t>
      </w:r>
    </w:p>
    <w:p w14:paraId="7FAA4FCF" w14:textId="77777777" w:rsidR="00643E5B" w:rsidRDefault="0050051C" w:rsidP="00643E5B">
      <w:pPr>
        <w:pStyle w:val="Caption"/>
        <w:keepNext/>
      </w:pPr>
      <w:r>
        <w:rPr>
          <w:noProof/>
        </w:rPr>
        <w:drawing>
          <wp:anchor distT="0" distB="0" distL="114300" distR="114300" simplePos="0" relativeHeight="251700224" behindDoc="0" locked="0" layoutInCell="1" allowOverlap="1" wp14:anchorId="2A281EF4" wp14:editId="6038319C">
            <wp:simplePos x="0" y="0"/>
            <wp:positionH relativeFrom="column">
              <wp:posOffset>3199765</wp:posOffset>
            </wp:positionH>
            <wp:positionV relativeFrom="paragraph">
              <wp:posOffset>4218305</wp:posOffset>
            </wp:positionV>
            <wp:extent cx="2267585" cy="2299970"/>
            <wp:effectExtent l="0" t="0" r="5715" b="0"/>
            <wp:wrapTopAndBottom/>
            <wp:docPr id="1693317022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317022" name="Рисунок 1693317022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7585" cy="2299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HAnsi" w:eastAsiaTheme="majorEastAsia" w:hAnsiTheme="majorHAnsi" w:cstheme="majorBidi"/>
          <w:noProof/>
          <w:color w:val="000000" w:themeColor="text1"/>
        </w:rPr>
        <w:drawing>
          <wp:anchor distT="0" distB="0" distL="114300" distR="114300" simplePos="0" relativeHeight="251669504" behindDoc="0" locked="0" layoutInCell="1" allowOverlap="1" wp14:anchorId="66D405A3" wp14:editId="6EE9217E">
            <wp:simplePos x="0" y="0"/>
            <wp:positionH relativeFrom="column">
              <wp:posOffset>3199130</wp:posOffset>
            </wp:positionH>
            <wp:positionV relativeFrom="paragraph">
              <wp:posOffset>6814820</wp:posOffset>
            </wp:positionV>
            <wp:extent cx="2267585" cy="1691005"/>
            <wp:effectExtent l="0" t="0" r="5715" b="0"/>
            <wp:wrapTopAndBottom/>
            <wp:docPr id="30888620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886201" name="Рисунок 308886201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7585" cy="1691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HAnsi" w:eastAsiaTheme="majorEastAsia" w:hAnsiTheme="majorHAnsi" w:cstheme="majorBidi"/>
          <w:noProof/>
          <w:color w:val="000000" w:themeColor="text1"/>
        </w:rPr>
        <w:drawing>
          <wp:anchor distT="0" distB="0" distL="114300" distR="114300" simplePos="0" relativeHeight="251691008" behindDoc="0" locked="0" layoutInCell="1" allowOverlap="1" wp14:anchorId="00B6D278" wp14:editId="2492EDD4">
            <wp:simplePos x="0" y="0"/>
            <wp:positionH relativeFrom="column">
              <wp:posOffset>454660</wp:posOffset>
            </wp:positionH>
            <wp:positionV relativeFrom="paragraph">
              <wp:posOffset>6760210</wp:posOffset>
            </wp:positionV>
            <wp:extent cx="2267585" cy="1762760"/>
            <wp:effectExtent l="0" t="0" r="5715" b="2540"/>
            <wp:wrapTopAndBottom/>
            <wp:docPr id="223944329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944329" name="Рисунок 223944329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7585" cy="1762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8480" behindDoc="0" locked="0" layoutInCell="1" allowOverlap="1" wp14:anchorId="369F1D6D" wp14:editId="1138A020">
            <wp:simplePos x="0" y="0"/>
            <wp:positionH relativeFrom="column">
              <wp:posOffset>453390</wp:posOffset>
            </wp:positionH>
            <wp:positionV relativeFrom="paragraph">
              <wp:posOffset>4401935</wp:posOffset>
            </wp:positionV>
            <wp:extent cx="2267585" cy="2291715"/>
            <wp:effectExtent l="0" t="0" r="5715" b="0"/>
            <wp:wrapTopAndBottom/>
            <wp:docPr id="545123975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123975" name="Рисунок 545123975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7585" cy="2291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43E5B">
        <w:t xml:space="preserve">Таблица </w:t>
      </w:r>
      <w:fldSimple w:instr=" SEQ Таблица \* ARABIC ">
        <w:r w:rsidR="006707C4">
          <w:rPr>
            <w:noProof/>
          </w:rPr>
          <w:t>2</w:t>
        </w:r>
      </w:fldSimple>
      <w:r w:rsidR="00643E5B">
        <w:t>.</w:t>
      </w:r>
      <w:r w:rsidR="006707C4" w:rsidRPr="006707C4">
        <w:t xml:space="preserve"> </w:t>
      </w:r>
      <w:r w:rsidR="006707C4">
        <w:t xml:space="preserve">Результаты численного моделирования прохождения критической энергии без скачка с учётом влияния различных импедансов для </w:t>
      </w:r>
      <w:r w:rsidR="00766C44">
        <w:t>различных интенсивностей</w:t>
      </w:r>
      <w:r w:rsidR="006707C4">
        <w:t>.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3791"/>
        <w:gridCol w:w="1813"/>
        <w:gridCol w:w="3547"/>
      </w:tblGrid>
      <w:tr w:rsidR="00C33CB2" w14:paraId="7770CE23" w14:textId="77777777" w:rsidTr="00C33CB2">
        <w:trPr>
          <w:trHeight w:val="587"/>
        </w:trPr>
        <w:tc>
          <w:tcPr>
            <w:tcW w:w="3791" w:type="dxa"/>
            <w:vAlign w:val="center"/>
          </w:tcPr>
          <w:p w14:paraId="43C4A91E" w14:textId="77777777" w:rsidR="00C33CB2" w:rsidRDefault="00C33CB2" w:rsidP="001338D2">
            <w:pPr>
              <w:jc w:val="center"/>
            </w:pPr>
          </w:p>
        </w:tc>
        <w:tc>
          <w:tcPr>
            <w:tcW w:w="1813" w:type="dxa"/>
            <w:vAlign w:val="center"/>
          </w:tcPr>
          <w:p w14:paraId="6A98B38C" w14:textId="77777777" w:rsidR="00C33CB2" w:rsidRPr="00B17DB8" w:rsidRDefault="00C33CB2" w:rsidP="001338D2">
            <w:pPr>
              <w:jc w:val="center"/>
              <w:rPr>
                <w:lang w:val="en-US"/>
              </w:rPr>
            </w:pPr>
            <w:r>
              <w:t>Сохранение пучка</w:t>
            </w:r>
            <w:r>
              <w:rPr>
                <w:lang w:val="en-US"/>
              </w:rPr>
              <w:t xml:space="preserve"> (9 </w:t>
            </w:r>
            <w:r>
              <w:t>ГэВ</w:t>
            </w:r>
            <w:r>
              <w:rPr>
                <w:lang w:val="en-US"/>
              </w:rPr>
              <w:t>)</w:t>
            </w:r>
          </w:p>
        </w:tc>
        <w:tc>
          <w:tcPr>
            <w:tcW w:w="3547" w:type="dxa"/>
            <w:vAlign w:val="center"/>
          </w:tcPr>
          <w:p w14:paraId="7F2CDEEB" w14:textId="77777777" w:rsidR="00C33CB2" w:rsidRDefault="00C33CB2" w:rsidP="001338D2">
            <w:pPr>
              <w:jc w:val="center"/>
            </w:pPr>
            <w:r>
              <w:t>Особенности</w:t>
            </w:r>
          </w:p>
        </w:tc>
      </w:tr>
      <w:tr w:rsidR="00C33CB2" w14:paraId="0F939636" w14:textId="77777777" w:rsidTr="00C33CB2">
        <w:trPr>
          <w:trHeight w:val="832"/>
        </w:trPr>
        <w:tc>
          <w:tcPr>
            <w:tcW w:w="3791" w:type="dxa"/>
            <w:vAlign w:val="center"/>
          </w:tcPr>
          <w:p w14:paraId="3DA0FCCA" w14:textId="77777777" w:rsidR="00C33CB2" w:rsidRDefault="00C33CB2" w:rsidP="001338D2">
            <w:pPr>
              <w:jc w:val="center"/>
            </w:pPr>
            <w:r>
              <w:t>Без импеданса</w:t>
            </w:r>
          </w:p>
          <w:p w14:paraId="640EB6C2" w14:textId="77777777" w:rsidR="00C33CB2" w:rsidRPr="00877E63" w:rsidRDefault="00000000" w:rsidP="001338D2">
            <w:pPr>
              <w:jc w:val="center"/>
              <w:rPr>
                <w:rFonts w:eastAsiaTheme="minorEastAsia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α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/>
                    <w:lang w:val="en-US"/>
                  </w:rPr>
                  <m:t>=0</m:t>
                </m:r>
              </m:oMath>
            </m:oMathPara>
          </w:p>
          <w:p w14:paraId="23862777" w14:textId="77777777" w:rsidR="00C33CB2" w:rsidRPr="00DC1DF9" w:rsidRDefault="00C33CB2" w:rsidP="001338D2">
            <w:pPr>
              <w:jc w:val="center"/>
            </w:pPr>
            <w:r>
              <w:t xml:space="preserve">Интенсивность </w:t>
            </w:r>
            <m:oMath>
              <m:r>
                <m:rPr>
                  <m:sty m:val="p"/>
                </m:rPr>
                <w:rPr>
                  <w:rFonts w:ascii="Cambria Math" w:hAnsi="Cambria Math"/>
                </w:rPr>
                <m:t>4×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11</m:t>
                  </m:r>
                </m:sup>
              </m:sSup>
            </m:oMath>
            <w:r>
              <w:rPr>
                <w:rFonts w:eastAsiaTheme="minorEastAsia"/>
                <w:lang w:val="en-US"/>
              </w:rPr>
              <w:t xml:space="preserve"> ppb</w:t>
            </w:r>
          </w:p>
        </w:tc>
        <w:tc>
          <w:tcPr>
            <w:tcW w:w="1813" w:type="dxa"/>
            <w:vAlign w:val="center"/>
          </w:tcPr>
          <w:p w14:paraId="6CA4C4CA" w14:textId="77777777" w:rsidR="00C33CB2" w:rsidRPr="001338D2" w:rsidRDefault="00C33CB2" w:rsidP="001338D2">
            <w:pPr>
              <w:jc w:val="center"/>
            </w:pPr>
            <w:r>
              <w:rPr>
                <w:lang w:val="en-US"/>
              </w:rPr>
              <w:t>100%</w:t>
            </w:r>
          </w:p>
        </w:tc>
        <w:tc>
          <w:tcPr>
            <w:tcW w:w="3547" w:type="dxa"/>
            <w:vAlign w:val="center"/>
          </w:tcPr>
          <w:p w14:paraId="081E5AF1" w14:textId="77777777" w:rsidR="00C33CB2" w:rsidRPr="00981F0F" w:rsidRDefault="00C33CB2" w:rsidP="001338D2">
            <w:pPr>
              <w:jc w:val="center"/>
            </w:pPr>
            <w:commentRangeStart w:id="19"/>
            <w:r>
              <w:t xml:space="preserve">Квадрупольные колебания после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γ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tr</m:t>
                  </m:r>
                </m:sub>
              </m:sSub>
              <w:commentRangeEnd w:id="19"/>
              <m:r>
                <m:rPr>
                  <m:sty m:val="p"/>
                </m:rPr>
                <w:rPr>
                  <w:rStyle w:val="CommentReference"/>
                </w:rPr>
                <w:commentReference w:id="19"/>
              </m:r>
            </m:oMath>
          </w:p>
        </w:tc>
      </w:tr>
      <w:tr w:rsidR="00C33CB2" w14:paraId="4713B6EF" w14:textId="77777777" w:rsidTr="00C33CB2">
        <w:trPr>
          <w:trHeight w:val="856"/>
        </w:trPr>
        <w:tc>
          <w:tcPr>
            <w:tcW w:w="3791" w:type="dxa"/>
            <w:vAlign w:val="center"/>
          </w:tcPr>
          <w:p w14:paraId="2BF6541C" w14:textId="77777777" w:rsidR="00C33CB2" w:rsidRDefault="00C33CB2" w:rsidP="001338D2">
            <w:pPr>
              <w:jc w:val="center"/>
            </w:pPr>
            <w:r>
              <w:t>Без импеданса</w:t>
            </w:r>
          </w:p>
          <w:p w14:paraId="24057C62" w14:textId="77777777" w:rsidR="00C33CB2" w:rsidRPr="00877E63" w:rsidRDefault="00000000" w:rsidP="001338D2">
            <w:pPr>
              <w:jc w:val="center"/>
              <w:rPr>
                <w:rFonts w:eastAsiaTheme="minorEastAsia"/>
                <w:i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α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=0.01</m:t>
                </m:r>
              </m:oMath>
            </m:oMathPara>
          </w:p>
          <w:p w14:paraId="018176A6" w14:textId="77777777" w:rsidR="00C33CB2" w:rsidRPr="00DC1DF9" w:rsidRDefault="00C33CB2" w:rsidP="001338D2">
            <w:pPr>
              <w:jc w:val="center"/>
              <w:rPr>
                <w:i/>
              </w:rPr>
            </w:pPr>
            <w:r>
              <w:t xml:space="preserve">Интенсивность </w:t>
            </w:r>
            <m:oMath>
              <m:r>
                <m:rPr>
                  <m:sty m:val="p"/>
                </m:rPr>
                <w:rPr>
                  <w:rFonts w:ascii="Cambria Math" w:hAnsi="Cambria Math"/>
                </w:rPr>
                <m:t>4×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11</m:t>
                  </m:r>
                </m:sup>
              </m:sSup>
            </m:oMath>
            <w:r>
              <w:rPr>
                <w:rFonts w:eastAsiaTheme="minorEastAsia"/>
                <w:lang w:val="en-US"/>
              </w:rPr>
              <w:t xml:space="preserve"> ppb</w:t>
            </w:r>
          </w:p>
        </w:tc>
        <w:tc>
          <w:tcPr>
            <w:tcW w:w="1813" w:type="dxa"/>
            <w:vAlign w:val="center"/>
          </w:tcPr>
          <w:p w14:paraId="5EB176E0" w14:textId="77777777" w:rsidR="00C33CB2" w:rsidRPr="00726404" w:rsidRDefault="00C33CB2" w:rsidP="001338D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99.</w:t>
            </w:r>
            <w:r>
              <w:t>65</w:t>
            </w:r>
            <w:r>
              <w:rPr>
                <w:lang w:val="en-US"/>
              </w:rPr>
              <w:t>%</w:t>
            </w:r>
          </w:p>
        </w:tc>
        <w:tc>
          <w:tcPr>
            <w:tcW w:w="3547" w:type="dxa"/>
            <w:vAlign w:val="center"/>
          </w:tcPr>
          <w:p w14:paraId="592A4E89" w14:textId="77777777" w:rsidR="00C33CB2" w:rsidRPr="00766C44" w:rsidRDefault="00C33CB2" w:rsidP="001338D2">
            <w:pPr>
              <w:jc w:val="center"/>
            </w:pPr>
            <w:r>
              <w:t>Присутствует слабое влияние нелинейности</w:t>
            </w:r>
          </w:p>
        </w:tc>
      </w:tr>
      <w:tr w:rsidR="00C33CB2" w14:paraId="023FF518" w14:textId="77777777" w:rsidTr="00C33CB2">
        <w:trPr>
          <w:trHeight w:val="856"/>
        </w:trPr>
        <w:tc>
          <w:tcPr>
            <w:tcW w:w="3791" w:type="dxa"/>
            <w:vAlign w:val="center"/>
          </w:tcPr>
          <w:p w14:paraId="5A5DCE82" w14:textId="77777777" w:rsidR="00C33CB2" w:rsidRPr="00877E63" w:rsidRDefault="00C33CB2" w:rsidP="001338D2">
            <w:pPr>
              <w:jc w:val="center"/>
              <w:rPr>
                <w:rFonts w:eastAsiaTheme="minorEastAsia"/>
                <w:iCs/>
              </w:rPr>
            </w:pPr>
            <w:r>
              <w:t xml:space="preserve">Импеданс </w:t>
            </w:r>
            <m:oMath>
              <m:f>
                <m:fPr>
                  <m:type m:val="lin"/>
                  <m:ctrlPr>
                    <w:rPr>
                      <w:rFonts w:ascii="Cambria Math" w:hAnsi="Cambria Math" w:cs="Times New Roman"/>
                      <w:i/>
                      <w:iCs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n</m:t>
                      </m:r>
                    </m:sub>
                  </m:sSub>
                </m:num>
                <m:den>
                  <m:r>
                    <w:rPr>
                      <w:rFonts w:ascii="Cambria Math" w:hAnsi="Cambria Math" w:cs="Times New Roman"/>
                      <w:lang w:val="en-US"/>
                    </w:rPr>
                    <m:t>n</m:t>
                  </m:r>
                </m:den>
              </m:f>
              <m:r>
                <w:rPr>
                  <w:rFonts w:ascii="Cambria Math" w:eastAsiaTheme="minorEastAsia" w:hAnsi="Cambria Math"/>
                </w:rPr>
                <m:t>=-i∙10</m:t>
              </m:r>
            </m:oMath>
          </w:p>
          <w:p w14:paraId="5BC82957" w14:textId="77777777" w:rsidR="00C33CB2" w:rsidRPr="00877E63" w:rsidRDefault="00000000" w:rsidP="001338D2">
            <w:pPr>
              <w:jc w:val="center"/>
              <w:rPr>
                <w:rFonts w:eastAsiaTheme="minorEastAsia"/>
                <w:iCs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α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=0.01</m:t>
                </m:r>
              </m:oMath>
            </m:oMathPara>
          </w:p>
          <w:p w14:paraId="28E6DFD3" w14:textId="77777777" w:rsidR="00C33CB2" w:rsidRPr="00DC1DF9" w:rsidRDefault="00C33CB2" w:rsidP="001338D2">
            <w:pPr>
              <w:jc w:val="center"/>
              <w:rPr>
                <w:lang w:val="en-US"/>
              </w:rPr>
            </w:pPr>
            <w:r>
              <w:t xml:space="preserve">Интенсивность </w:t>
            </w:r>
            <m:oMath>
              <m:r>
                <m:rPr>
                  <m:sty m:val="p"/>
                </m:rPr>
                <w:rPr>
                  <w:rFonts w:ascii="Cambria Math" w:hAnsi="Cambria Math"/>
                </w:rPr>
                <m:t>4×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11</m:t>
                  </m:r>
                </m:sup>
              </m:sSup>
            </m:oMath>
            <w:r>
              <w:rPr>
                <w:rFonts w:eastAsiaTheme="minorEastAsia"/>
                <w:lang w:val="en-US"/>
              </w:rPr>
              <w:t xml:space="preserve"> ppb</w:t>
            </w:r>
          </w:p>
        </w:tc>
        <w:tc>
          <w:tcPr>
            <w:tcW w:w="1813" w:type="dxa"/>
            <w:vAlign w:val="center"/>
          </w:tcPr>
          <w:p w14:paraId="3C2566BD" w14:textId="77777777" w:rsidR="00C33CB2" w:rsidRDefault="00C33CB2" w:rsidP="001338D2">
            <w:pPr>
              <w:jc w:val="center"/>
            </w:pPr>
            <w:r>
              <w:rPr>
                <w:lang w:val="en-US"/>
              </w:rPr>
              <w:t>99.65%</w:t>
            </w:r>
          </w:p>
        </w:tc>
        <w:tc>
          <w:tcPr>
            <w:tcW w:w="3547" w:type="dxa"/>
            <w:vAlign w:val="center"/>
          </w:tcPr>
          <w:p w14:paraId="01E32646" w14:textId="77777777" w:rsidR="00C33CB2" w:rsidRDefault="00C33CB2" w:rsidP="001338D2">
            <w:pPr>
              <w:jc w:val="center"/>
            </w:pPr>
            <w:r>
              <w:t xml:space="preserve">Уменьшение длины сгустка после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γ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tr</m:t>
                  </m:r>
                </m:sub>
              </m:sSub>
            </m:oMath>
          </w:p>
        </w:tc>
      </w:tr>
      <w:tr w:rsidR="00C33CB2" w14:paraId="3FF30274" w14:textId="77777777" w:rsidTr="00C33CB2">
        <w:trPr>
          <w:trHeight w:val="856"/>
        </w:trPr>
        <w:tc>
          <w:tcPr>
            <w:tcW w:w="3791" w:type="dxa"/>
            <w:vAlign w:val="center"/>
          </w:tcPr>
          <w:p w14:paraId="6AAA4CE5" w14:textId="77777777" w:rsidR="00C33CB2" w:rsidRDefault="00C33CB2" w:rsidP="001338D2">
            <w:pPr>
              <w:jc w:val="center"/>
              <w:rPr>
                <w:rFonts w:eastAsiaTheme="minorEastAsia"/>
                <w:iCs/>
              </w:rPr>
            </w:pPr>
            <w:r>
              <w:t xml:space="preserve">Импеданс </w:t>
            </w:r>
            <m:oMath>
              <m:f>
                <m:fPr>
                  <m:type m:val="lin"/>
                  <m:ctrlPr>
                    <w:rPr>
                      <w:rFonts w:ascii="Cambria Math" w:hAnsi="Cambria Math" w:cs="Times New Roman"/>
                      <w:i/>
                      <w:iCs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n</m:t>
                      </m:r>
                    </m:sub>
                  </m:sSub>
                </m:num>
                <m:den>
                  <m:r>
                    <w:rPr>
                      <w:rFonts w:ascii="Cambria Math" w:hAnsi="Cambria Math" w:cs="Times New Roman"/>
                      <w:lang w:val="en-US"/>
                    </w:rPr>
                    <m:t>n</m:t>
                  </m:r>
                </m:den>
              </m:f>
              <m:r>
                <w:rPr>
                  <w:rFonts w:ascii="Cambria Math" w:eastAsiaTheme="minorEastAsia" w:hAnsi="Cambria Math"/>
                </w:rPr>
                <m:t>=+i∙10</m:t>
              </m:r>
            </m:oMath>
          </w:p>
          <w:p w14:paraId="2254E05B" w14:textId="77777777" w:rsidR="00C33CB2" w:rsidRDefault="00000000" w:rsidP="001338D2">
            <w:pPr>
              <w:jc w:val="center"/>
              <w:rPr>
                <w:rFonts w:eastAsiaTheme="minorEastAsia"/>
                <w:iCs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α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=0.01</m:t>
                </m:r>
              </m:oMath>
            </m:oMathPara>
          </w:p>
          <w:p w14:paraId="2D2FB5DD" w14:textId="77777777" w:rsidR="00C33CB2" w:rsidRDefault="00C33CB2" w:rsidP="001338D2">
            <w:pPr>
              <w:jc w:val="center"/>
            </w:pPr>
            <w:r>
              <w:t xml:space="preserve">Интенсивность </w:t>
            </w:r>
            <m:oMath>
              <m:r>
                <m:rPr>
                  <m:sty m:val="p"/>
                </m:rPr>
                <w:rPr>
                  <w:rFonts w:ascii="Cambria Math" w:hAnsi="Cambria Math"/>
                </w:rPr>
                <m:t>4×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11</m:t>
                  </m:r>
                </m:sup>
              </m:sSup>
            </m:oMath>
            <w:r>
              <w:rPr>
                <w:rFonts w:eastAsiaTheme="minorEastAsia"/>
                <w:lang w:val="en-US"/>
              </w:rPr>
              <w:t xml:space="preserve"> ppb</w:t>
            </w:r>
          </w:p>
        </w:tc>
        <w:tc>
          <w:tcPr>
            <w:tcW w:w="1813" w:type="dxa"/>
            <w:vAlign w:val="center"/>
          </w:tcPr>
          <w:p w14:paraId="1A60989C" w14:textId="77777777" w:rsidR="00C33CB2" w:rsidRPr="00981F0F" w:rsidRDefault="00C33CB2" w:rsidP="001338D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99.6</w:t>
            </w:r>
            <w:r>
              <w:t>0</w:t>
            </w:r>
            <w:r>
              <w:rPr>
                <w:lang w:val="en-US"/>
              </w:rPr>
              <w:t>%</w:t>
            </w:r>
          </w:p>
        </w:tc>
        <w:tc>
          <w:tcPr>
            <w:tcW w:w="3547" w:type="dxa"/>
            <w:vAlign w:val="center"/>
          </w:tcPr>
          <w:p w14:paraId="06CB4A6E" w14:textId="77777777" w:rsidR="00C33CB2" w:rsidRDefault="00C33CB2" w:rsidP="001338D2">
            <w:pPr>
              <w:jc w:val="center"/>
            </w:pPr>
            <w:r>
              <w:t xml:space="preserve">Уменьшение длины сгустка до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γ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tr</m:t>
                  </m:r>
                </m:sub>
              </m:sSub>
            </m:oMath>
            <w:r>
              <w:t xml:space="preserve"> </w:t>
            </w:r>
          </w:p>
        </w:tc>
      </w:tr>
      <w:tr w:rsidR="00C33CB2" w14:paraId="0FB49D4B" w14:textId="77777777" w:rsidTr="00C33CB2">
        <w:trPr>
          <w:trHeight w:val="856"/>
        </w:trPr>
        <w:tc>
          <w:tcPr>
            <w:tcW w:w="3791" w:type="dxa"/>
            <w:vAlign w:val="center"/>
          </w:tcPr>
          <w:p w14:paraId="68B1E139" w14:textId="77777777" w:rsidR="00C33CB2" w:rsidRPr="00877E63" w:rsidRDefault="00C33CB2" w:rsidP="001338D2">
            <w:pPr>
              <w:jc w:val="center"/>
              <w:rPr>
                <w:rFonts w:eastAsiaTheme="minorEastAsia"/>
                <w:iCs/>
              </w:rPr>
            </w:pPr>
            <w:r>
              <w:t xml:space="preserve">Импеданс </w:t>
            </w:r>
            <m:oMath>
              <m:f>
                <m:fPr>
                  <m:type m:val="lin"/>
                  <m:ctrlPr>
                    <w:rPr>
                      <w:rFonts w:ascii="Cambria Math" w:hAnsi="Cambria Math" w:cs="Times New Roman"/>
                      <w:i/>
                      <w:iCs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n</m:t>
                      </m:r>
                    </m:sub>
                  </m:sSub>
                </m:num>
                <m:den>
                  <m:r>
                    <w:rPr>
                      <w:rFonts w:ascii="Cambria Math" w:hAnsi="Cambria Math" w:cs="Times New Roman"/>
                      <w:lang w:val="en-US"/>
                    </w:rPr>
                    <m:t>n</m:t>
                  </m:r>
                </m:den>
              </m:f>
              <m:r>
                <w:rPr>
                  <w:rFonts w:ascii="Cambria Math" w:eastAsiaTheme="minorEastAsia" w:hAnsi="Cambria Math"/>
                </w:rPr>
                <m:t>=-i∙10</m:t>
              </m:r>
            </m:oMath>
          </w:p>
          <w:p w14:paraId="0B1A33AF" w14:textId="77777777" w:rsidR="00C33CB2" w:rsidRPr="00877E63" w:rsidRDefault="00000000" w:rsidP="001338D2">
            <w:pPr>
              <w:jc w:val="center"/>
              <w:rPr>
                <w:rFonts w:eastAsiaTheme="minorEastAsia"/>
                <w:iCs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α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=0.01</m:t>
                </m:r>
              </m:oMath>
            </m:oMathPara>
          </w:p>
          <w:p w14:paraId="073D6A3D" w14:textId="77777777" w:rsidR="00C33CB2" w:rsidRPr="00DC1DF9" w:rsidRDefault="00C33CB2" w:rsidP="001338D2">
            <w:pPr>
              <w:jc w:val="center"/>
              <w:rPr>
                <w:lang w:val="en-US"/>
              </w:rPr>
            </w:pPr>
            <w:r>
              <w:t xml:space="preserve">Интенсивность </w:t>
            </w:r>
            <m:oMath>
              <m:r>
                <m:rPr>
                  <m:sty m:val="p"/>
                </m:rPr>
                <w:rPr>
                  <w:rFonts w:ascii="Cambria Math" w:hAnsi="Cambria Math"/>
                </w:rPr>
                <m:t>1×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12</m:t>
                  </m:r>
                </m:sup>
              </m:sSup>
            </m:oMath>
            <w:r>
              <w:rPr>
                <w:rFonts w:eastAsiaTheme="minorEastAsia"/>
                <w:lang w:val="en-US"/>
              </w:rPr>
              <w:t xml:space="preserve"> ppb</w:t>
            </w:r>
          </w:p>
        </w:tc>
        <w:tc>
          <w:tcPr>
            <w:tcW w:w="1813" w:type="dxa"/>
            <w:vAlign w:val="center"/>
          </w:tcPr>
          <w:p w14:paraId="5A215956" w14:textId="77777777" w:rsidR="00C33CB2" w:rsidRPr="00981F0F" w:rsidRDefault="00C33CB2" w:rsidP="001338D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99.6</w:t>
            </w:r>
            <w:r>
              <w:t>0</w:t>
            </w:r>
            <w:r>
              <w:rPr>
                <w:lang w:val="en-US"/>
              </w:rPr>
              <w:t>%</w:t>
            </w:r>
          </w:p>
        </w:tc>
        <w:tc>
          <w:tcPr>
            <w:tcW w:w="3547" w:type="dxa"/>
            <w:vAlign w:val="center"/>
          </w:tcPr>
          <w:p w14:paraId="4C6D1467" w14:textId="77777777" w:rsidR="00C33CB2" w:rsidRDefault="00C33CB2" w:rsidP="001338D2">
            <w:pPr>
              <w:jc w:val="center"/>
            </w:pPr>
            <w:r>
              <w:t xml:space="preserve">Существенное сжатие + раскачка до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γ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tr</m:t>
                  </m:r>
                </m:sub>
              </m:sSub>
            </m:oMath>
            <w:r>
              <w:t xml:space="preserve"> </w:t>
            </w:r>
          </w:p>
        </w:tc>
      </w:tr>
      <w:tr w:rsidR="00C33CB2" w14:paraId="45DFF49E" w14:textId="77777777" w:rsidTr="00C33CB2">
        <w:trPr>
          <w:trHeight w:val="856"/>
        </w:trPr>
        <w:tc>
          <w:tcPr>
            <w:tcW w:w="3791" w:type="dxa"/>
            <w:vAlign w:val="center"/>
          </w:tcPr>
          <w:p w14:paraId="1F0312FA" w14:textId="77777777" w:rsidR="00C33CB2" w:rsidRDefault="00C33CB2" w:rsidP="001338D2">
            <w:pPr>
              <w:jc w:val="center"/>
              <w:rPr>
                <w:rFonts w:eastAsiaTheme="minorEastAsia"/>
                <w:iCs/>
              </w:rPr>
            </w:pPr>
            <w:r>
              <w:t xml:space="preserve">Импеданс </w:t>
            </w:r>
            <m:oMath>
              <m:f>
                <m:fPr>
                  <m:type m:val="lin"/>
                  <m:ctrlPr>
                    <w:rPr>
                      <w:rFonts w:ascii="Cambria Math" w:hAnsi="Cambria Math" w:cs="Times New Roman"/>
                      <w:i/>
                      <w:iCs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n</m:t>
                      </m:r>
                    </m:sub>
                  </m:sSub>
                </m:num>
                <m:den>
                  <m:r>
                    <w:rPr>
                      <w:rFonts w:ascii="Cambria Math" w:hAnsi="Cambria Math" w:cs="Times New Roman"/>
                      <w:lang w:val="en-US"/>
                    </w:rPr>
                    <m:t>n</m:t>
                  </m:r>
                </m:den>
              </m:f>
              <m:r>
                <w:rPr>
                  <w:rFonts w:ascii="Cambria Math" w:eastAsiaTheme="minorEastAsia" w:hAnsi="Cambria Math"/>
                </w:rPr>
                <m:t>=+i∙10</m:t>
              </m:r>
            </m:oMath>
          </w:p>
          <w:p w14:paraId="53FBB44C" w14:textId="77777777" w:rsidR="00C33CB2" w:rsidRDefault="00000000" w:rsidP="001338D2">
            <w:pPr>
              <w:jc w:val="center"/>
              <w:rPr>
                <w:rFonts w:eastAsiaTheme="minorEastAsia"/>
                <w:iCs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α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=0.01</m:t>
                </m:r>
              </m:oMath>
            </m:oMathPara>
          </w:p>
          <w:p w14:paraId="7A409947" w14:textId="77777777" w:rsidR="00C33CB2" w:rsidRDefault="00C33CB2" w:rsidP="001338D2">
            <w:pPr>
              <w:jc w:val="center"/>
            </w:pPr>
            <w:r>
              <w:t xml:space="preserve">Интенсивность </w:t>
            </w:r>
            <m:oMath>
              <m:r>
                <m:rPr>
                  <m:sty m:val="p"/>
                </m:rPr>
                <w:rPr>
                  <w:rFonts w:ascii="Cambria Math" w:hAnsi="Cambria Math"/>
                </w:rPr>
                <m:t>1×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12</m:t>
                  </m:r>
                </m:sup>
              </m:sSup>
            </m:oMath>
            <w:r>
              <w:rPr>
                <w:rFonts w:eastAsiaTheme="minorEastAsia"/>
                <w:lang w:val="en-US"/>
              </w:rPr>
              <w:t xml:space="preserve"> ppb</w:t>
            </w:r>
          </w:p>
        </w:tc>
        <w:tc>
          <w:tcPr>
            <w:tcW w:w="1813" w:type="dxa"/>
            <w:vAlign w:val="center"/>
          </w:tcPr>
          <w:p w14:paraId="1B45388C" w14:textId="77777777" w:rsidR="00C33CB2" w:rsidRPr="00981F0F" w:rsidRDefault="00C33CB2" w:rsidP="001338D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9</w:t>
            </w:r>
            <w:r>
              <w:t>8</w:t>
            </w:r>
            <w:r>
              <w:rPr>
                <w:lang w:val="en-US"/>
              </w:rPr>
              <w:t>.6</w:t>
            </w:r>
            <w:r>
              <w:t>0</w:t>
            </w:r>
            <w:r>
              <w:rPr>
                <w:lang w:val="en-US"/>
              </w:rPr>
              <w:t>%</w:t>
            </w:r>
          </w:p>
        </w:tc>
        <w:tc>
          <w:tcPr>
            <w:tcW w:w="3547" w:type="dxa"/>
            <w:vAlign w:val="center"/>
          </w:tcPr>
          <w:p w14:paraId="49972129" w14:textId="77777777" w:rsidR="00C33CB2" w:rsidRDefault="00C33CB2" w:rsidP="001338D2">
            <w:pPr>
              <w:jc w:val="center"/>
            </w:pPr>
            <w:r>
              <w:t xml:space="preserve">Увеличенная амплитуда квадрупольных колебаний + раскачка до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γ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tr</m:t>
                  </m:r>
                </m:sub>
              </m:sSub>
            </m:oMath>
          </w:p>
        </w:tc>
      </w:tr>
    </w:tbl>
    <w:p w14:paraId="3BB81941" w14:textId="77777777" w:rsidR="00FE2208" w:rsidRPr="00021C97" w:rsidRDefault="00FE2208" w:rsidP="00021C97">
      <w:pPr>
        <w:rPr>
          <w:rFonts w:eastAsiaTheme="minorEastAsia"/>
          <w:iCs/>
        </w:rPr>
      </w:pPr>
      <w:r>
        <w:t>а)</w:t>
      </w:r>
      <w:r w:rsidR="00715375" w:rsidRPr="00715375">
        <w:tab/>
      </w:r>
      <w:r w:rsidR="00021C97">
        <w:t xml:space="preserve">Импеданс </w:t>
      </w:r>
      <m:oMath>
        <m:f>
          <m:fPr>
            <m:type m:val="lin"/>
            <m:ctrlPr>
              <w:rPr>
                <w:rFonts w:ascii="Cambria Math" w:hAnsi="Cambria Math" w:cs="Times New Roman"/>
                <w:i/>
                <w:iCs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Z</m:t>
                </m:r>
              </m:e>
              <m:sub>
                <m:r>
                  <w:rPr>
                    <w:rFonts w:ascii="Cambria Math" w:hAnsi="Cambria Math" w:cs="Times New Roman"/>
                  </w:rPr>
                  <m:t>n</m:t>
                </m:r>
              </m:sub>
            </m:sSub>
          </m:num>
          <m:den>
            <m:r>
              <w:rPr>
                <w:rFonts w:ascii="Cambria Math" w:hAnsi="Cambria Math" w:cs="Times New Roman"/>
                <w:lang w:val="en-US"/>
              </w:rPr>
              <m:t>n</m:t>
            </m:r>
          </m:den>
        </m:f>
        <m:r>
          <w:rPr>
            <w:rFonts w:ascii="Cambria Math" w:eastAsiaTheme="minorEastAsia" w:hAnsi="Cambria Math"/>
          </w:rPr>
          <m:t>=-i∙10</m:t>
        </m:r>
      </m:oMath>
      <w:r w:rsidR="00021C97" w:rsidRPr="00021C97">
        <w:rPr>
          <w:rFonts w:eastAsiaTheme="minorEastAsia"/>
          <w:iCs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α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=0.01</m:t>
        </m:r>
      </m:oMath>
      <w:r w:rsidR="00021C97" w:rsidRPr="00021C97">
        <w:rPr>
          <w:rFonts w:eastAsiaTheme="minorEastAsia"/>
          <w:iCs/>
        </w:rPr>
        <w:t xml:space="preserve">, </w:t>
      </w:r>
      <w:r w:rsidR="00021C97">
        <w:t xml:space="preserve">Интенсивность </w:t>
      </w:r>
      <m:oMath>
        <m:r>
          <m:rPr>
            <m:sty m:val="p"/>
          </m:rPr>
          <w:rPr>
            <w:rFonts w:ascii="Cambria Math" w:hAnsi="Cambria Math"/>
          </w:rPr>
          <m:t>4×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11</m:t>
            </m:r>
          </m:sup>
        </m:sSup>
      </m:oMath>
      <w:r w:rsidR="00021C97" w:rsidRPr="00021C97">
        <w:rPr>
          <w:rFonts w:eastAsiaTheme="minorEastAsia"/>
        </w:rPr>
        <w:t xml:space="preserve"> </w:t>
      </w:r>
      <w:r w:rsidR="00021C97">
        <w:rPr>
          <w:rFonts w:eastAsiaTheme="minorEastAsia"/>
          <w:lang w:val="en-US"/>
        </w:rPr>
        <w:t>ppb</w:t>
      </w:r>
      <w:r w:rsidR="00715375" w:rsidRPr="00715375">
        <w:rPr>
          <w:rFonts w:eastAsiaTheme="minorEastAsia"/>
        </w:rPr>
        <w:t>;</w:t>
      </w:r>
    </w:p>
    <w:p w14:paraId="20ADB3DF" w14:textId="77777777" w:rsidR="00FE2208" w:rsidRPr="00021C97" w:rsidRDefault="00320A49" w:rsidP="003A0466">
      <w:r>
        <w:rPr>
          <w:noProof/>
        </w:rPr>
        <w:lastRenderedPageBreak/>
        <w:drawing>
          <wp:anchor distT="0" distB="0" distL="114300" distR="114300" simplePos="0" relativeHeight="251696128" behindDoc="0" locked="0" layoutInCell="1" allowOverlap="1" wp14:anchorId="4463955C" wp14:editId="2ECA5E5D">
            <wp:simplePos x="0" y="0"/>
            <wp:positionH relativeFrom="column">
              <wp:posOffset>460375</wp:posOffset>
            </wp:positionH>
            <wp:positionV relativeFrom="paragraph">
              <wp:posOffset>6901815</wp:posOffset>
            </wp:positionV>
            <wp:extent cx="2267585" cy="1730375"/>
            <wp:effectExtent l="0" t="0" r="5715" b="0"/>
            <wp:wrapTopAndBottom/>
            <wp:docPr id="757908939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908939" name="Рисунок 757908939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7585" cy="1730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HAnsi" w:eastAsiaTheme="majorEastAsia" w:hAnsiTheme="majorHAnsi" w:cstheme="majorBidi"/>
          <w:noProof/>
          <w:color w:val="000000" w:themeColor="text1"/>
        </w:rPr>
        <w:drawing>
          <wp:anchor distT="0" distB="0" distL="114300" distR="114300" simplePos="0" relativeHeight="251699200" behindDoc="0" locked="0" layoutInCell="1" allowOverlap="1" wp14:anchorId="4B26E480" wp14:editId="187A8198">
            <wp:simplePos x="0" y="0"/>
            <wp:positionH relativeFrom="column">
              <wp:posOffset>3213100</wp:posOffset>
            </wp:positionH>
            <wp:positionV relativeFrom="paragraph">
              <wp:posOffset>6988092</wp:posOffset>
            </wp:positionV>
            <wp:extent cx="2267585" cy="1692910"/>
            <wp:effectExtent l="0" t="0" r="5715" b="0"/>
            <wp:wrapTopAndBottom/>
            <wp:docPr id="1099311226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311226" name="Рисунок 1099311226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7585" cy="1692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759C7">
        <w:rPr>
          <w:noProof/>
        </w:rPr>
        <w:drawing>
          <wp:anchor distT="0" distB="0" distL="114300" distR="114300" simplePos="0" relativeHeight="251701248" behindDoc="0" locked="0" layoutInCell="1" allowOverlap="1" wp14:anchorId="0D3F4AF5" wp14:editId="502B5E3D">
            <wp:simplePos x="0" y="0"/>
            <wp:positionH relativeFrom="column">
              <wp:posOffset>3213100</wp:posOffset>
            </wp:positionH>
            <wp:positionV relativeFrom="paragraph">
              <wp:posOffset>0</wp:posOffset>
            </wp:positionV>
            <wp:extent cx="2268000" cy="2300487"/>
            <wp:effectExtent l="0" t="0" r="5715" b="0"/>
            <wp:wrapTopAndBottom/>
            <wp:docPr id="903782708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782708" name="Рисунок 903782708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8000" cy="230048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21C97">
        <w:rPr>
          <w:noProof/>
          <w:lang w:val="en-US"/>
        </w:rPr>
        <w:drawing>
          <wp:anchor distT="0" distB="0" distL="114300" distR="114300" simplePos="0" relativeHeight="251695104" behindDoc="0" locked="0" layoutInCell="1" allowOverlap="1" wp14:anchorId="2ACB1DB5" wp14:editId="4D3F7089">
            <wp:simplePos x="0" y="0"/>
            <wp:positionH relativeFrom="column">
              <wp:posOffset>3210146</wp:posOffset>
            </wp:positionH>
            <wp:positionV relativeFrom="paragraph">
              <wp:posOffset>2411785</wp:posOffset>
            </wp:positionV>
            <wp:extent cx="2268000" cy="1692939"/>
            <wp:effectExtent l="0" t="0" r="5715" b="0"/>
            <wp:wrapTopAndBottom/>
            <wp:docPr id="1730192278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192278" name="Рисунок 1730192278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8000" cy="169293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21C97">
        <w:rPr>
          <w:noProof/>
          <w:lang w:val="en-US"/>
        </w:rPr>
        <w:drawing>
          <wp:anchor distT="0" distB="0" distL="114300" distR="114300" simplePos="0" relativeHeight="251694080" behindDoc="0" locked="0" layoutInCell="1" allowOverlap="1" wp14:anchorId="15CD1210" wp14:editId="15F2A396">
            <wp:simplePos x="0" y="0"/>
            <wp:positionH relativeFrom="column">
              <wp:posOffset>456648</wp:posOffset>
            </wp:positionH>
            <wp:positionV relativeFrom="paragraph">
              <wp:posOffset>2405408</wp:posOffset>
            </wp:positionV>
            <wp:extent cx="2267585" cy="1763395"/>
            <wp:effectExtent l="0" t="0" r="5715" b="1905"/>
            <wp:wrapTopAndBottom/>
            <wp:docPr id="2143704019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704019" name="Рисунок 2143704019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7585" cy="1763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21C97">
        <w:rPr>
          <w:noProof/>
          <w:lang w:val="en-US"/>
        </w:rPr>
        <w:drawing>
          <wp:anchor distT="0" distB="0" distL="114300" distR="114300" simplePos="0" relativeHeight="251692032" behindDoc="0" locked="0" layoutInCell="1" allowOverlap="1" wp14:anchorId="1EE207B4" wp14:editId="604E54F0">
            <wp:simplePos x="0" y="0"/>
            <wp:positionH relativeFrom="column">
              <wp:posOffset>461010</wp:posOffset>
            </wp:positionH>
            <wp:positionV relativeFrom="paragraph">
              <wp:posOffset>0</wp:posOffset>
            </wp:positionV>
            <wp:extent cx="2267585" cy="2299970"/>
            <wp:effectExtent l="0" t="0" r="5715" b="0"/>
            <wp:wrapTopAndBottom/>
            <wp:docPr id="462901943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901943" name="Рисунок 462901943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7585" cy="2299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E2208">
        <w:t>б)</w:t>
      </w:r>
      <w:r w:rsidR="00021C97">
        <w:tab/>
        <w:t xml:space="preserve">Импеданс </w:t>
      </w:r>
      <m:oMath>
        <m:f>
          <m:fPr>
            <m:type m:val="lin"/>
            <m:ctrlPr>
              <w:rPr>
                <w:rFonts w:ascii="Cambria Math" w:hAnsi="Cambria Math" w:cs="Times New Roman"/>
                <w:i/>
                <w:iCs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Z</m:t>
                </m:r>
              </m:e>
              <m:sub>
                <m:r>
                  <w:rPr>
                    <w:rFonts w:ascii="Cambria Math" w:hAnsi="Cambria Math" w:cs="Times New Roman"/>
                  </w:rPr>
                  <m:t>n</m:t>
                </m:r>
              </m:sub>
            </m:sSub>
          </m:num>
          <m:den>
            <m:r>
              <w:rPr>
                <w:rFonts w:ascii="Cambria Math" w:hAnsi="Cambria Math" w:cs="Times New Roman"/>
                <w:lang w:val="en-US"/>
              </w:rPr>
              <m:t>n</m:t>
            </m:r>
          </m:den>
        </m:f>
        <m:r>
          <w:rPr>
            <w:rFonts w:ascii="Cambria Math" w:eastAsiaTheme="minorEastAsia" w:hAnsi="Cambria Math"/>
          </w:rPr>
          <m:t>=+i∙10</m:t>
        </m:r>
      </m:oMath>
      <w:r w:rsidR="00021C97" w:rsidRPr="00021C97">
        <w:rPr>
          <w:rFonts w:eastAsiaTheme="minorEastAsia"/>
          <w:iCs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α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=0.01</m:t>
        </m:r>
      </m:oMath>
      <w:r w:rsidR="00021C97" w:rsidRPr="00021C97">
        <w:rPr>
          <w:rFonts w:eastAsiaTheme="minorEastAsia"/>
          <w:iCs/>
        </w:rPr>
        <w:t xml:space="preserve">, </w:t>
      </w:r>
      <w:r w:rsidR="00021C97">
        <w:t xml:space="preserve">Интенсивность </w:t>
      </w:r>
      <m:oMath>
        <m:r>
          <m:rPr>
            <m:sty m:val="p"/>
          </m:rPr>
          <w:rPr>
            <w:rFonts w:ascii="Cambria Math" w:hAnsi="Cambria Math"/>
          </w:rPr>
          <m:t>4×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11</m:t>
            </m:r>
          </m:sup>
        </m:sSup>
      </m:oMath>
      <w:r w:rsidR="00021C97" w:rsidRPr="00021C97">
        <w:rPr>
          <w:rFonts w:eastAsiaTheme="minorEastAsia"/>
        </w:rPr>
        <w:t xml:space="preserve"> </w:t>
      </w:r>
      <w:r w:rsidR="00021C97">
        <w:rPr>
          <w:rFonts w:eastAsiaTheme="minorEastAsia"/>
          <w:lang w:val="en-US"/>
        </w:rPr>
        <w:t>ppb</w:t>
      </w:r>
      <w:r w:rsidR="00021C97" w:rsidRPr="00715375">
        <w:rPr>
          <w:rFonts w:eastAsiaTheme="minorEastAsia"/>
        </w:rPr>
        <w:t>;</w:t>
      </w:r>
    </w:p>
    <w:p w14:paraId="42DA4302" w14:textId="77777777" w:rsidR="00715375" w:rsidRPr="00021C97" w:rsidRDefault="00021C97" w:rsidP="003A0466">
      <w:r>
        <w:rPr>
          <w:rFonts w:asciiTheme="majorHAnsi" w:eastAsiaTheme="majorEastAsia" w:hAnsiTheme="majorHAnsi" w:cstheme="majorBidi"/>
          <w:noProof/>
          <w:color w:val="000000" w:themeColor="text1"/>
        </w:rPr>
        <w:drawing>
          <wp:anchor distT="0" distB="0" distL="114300" distR="114300" simplePos="0" relativeHeight="251697152" behindDoc="0" locked="0" layoutInCell="1" allowOverlap="1" wp14:anchorId="381D5F25" wp14:editId="59D7CDC1">
            <wp:simplePos x="0" y="0"/>
            <wp:positionH relativeFrom="column">
              <wp:posOffset>3213100</wp:posOffset>
            </wp:positionH>
            <wp:positionV relativeFrom="paragraph">
              <wp:posOffset>93980</wp:posOffset>
            </wp:positionV>
            <wp:extent cx="2267585" cy="2299970"/>
            <wp:effectExtent l="0" t="0" r="5715" b="0"/>
            <wp:wrapTopAndBottom/>
            <wp:docPr id="363518983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518983" name="Рисунок 363518983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7585" cy="2299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8176" behindDoc="0" locked="0" layoutInCell="1" allowOverlap="1" wp14:anchorId="46FD519C" wp14:editId="7F30A81B">
            <wp:simplePos x="0" y="0"/>
            <wp:positionH relativeFrom="column">
              <wp:posOffset>461010</wp:posOffset>
            </wp:positionH>
            <wp:positionV relativeFrom="paragraph">
              <wp:posOffset>95885</wp:posOffset>
            </wp:positionV>
            <wp:extent cx="2267585" cy="2300605"/>
            <wp:effectExtent l="0" t="0" r="5715" b="0"/>
            <wp:wrapTopAndBottom/>
            <wp:docPr id="648754864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754864" name="Рисунок 648754864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7585" cy="2300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в)</w:t>
      </w:r>
      <w:r>
        <w:tab/>
        <w:t xml:space="preserve">Импеданс </w:t>
      </w:r>
      <m:oMath>
        <m:f>
          <m:fPr>
            <m:type m:val="lin"/>
            <m:ctrlPr>
              <w:rPr>
                <w:rFonts w:ascii="Cambria Math" w:hAnsi="Cambria Math" w:cs="Times New Roman"/>
                <w:i/>
                <w:iCs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Z</m:t>
                </m:r>
              </m:e>
              <m:sub>
                <m:r>
                  <w:rPr>
                    <w:rFonts w:ascii="Cambria Math" w:hAnsi="Cambria Math" w:cs="Times New Roman"/>
                  </w:rPr>
                  <m:t>n</m:t>
                </m:r>
              </m:sub>
            </m:sSub>
          </m:num>
          <m:den>
            <m:r>
              <w:rPr>
                <w:rFonts w:ascii="Cambria Math" w:hAnsi="Cambria Math" w:cs="Times New Roman"/>
                <w:lang w:val="en-US"/>
              </w:rPr>
              <m:t>n</m:t>
            </m:r>
          </m:den>
        </m:f>
        <m:r>
          <w:rPr>
            <w:rFonts w:ascii="Cambria Math" w:eastAsiaTheme="minorEastAsia" w:hAnsi="Cambria Math"/>
          </w:rPr>
          <m:t>=-i∙10</m:t>
        </m:r>
      </m:oMath>
      <w:r w:rsidRPr="00021C97">
        <w:rPr>
          <w:rFonts w:eastAsiaTheme="minorEastAsia"/>
          <w:iCs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α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=0.01</m:t>
        </m:r>
      </m:oMath>
      <w:r w:rsidRPr="00021C97">
        <w:rPr>
          <w:rFonts w:eastAsiaTheme="minorEastAsia"/>
          <w:iCs/>
        </w:rPr>
        <w:t xml:space="preserve">, </w:t>
      </w:r>
      <w:r>
        <w:t xml:space="preserve">Интенсивность </w:t>
      </w:r>
      <m:oMath>
        <m:r>
          <m:rPr>
            <m:sty m:val="p"/>
          </m:rPr>
          <w:rPr>
            <w:rFonts w:ascii="Cambria Math" w:hAnsi="Cambria Math"/>
          </w:rPr>
          <m:t>1×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12</m:t>
            </m:r>
          </m:sup>
        </m:sSup>
      </m:oMath>
      <w:r w:rsidRPr="00021C97">
        <w:rPr>
          <w:rFonts w:eastAsiaTheme="minorEastAsia"/>
        </w:rPr>
        <w:t xml:space="preserve"> </w:t>
      </w:r>
      <w:r>
        <w:rPr>
          <w:rFonts w:eastAsiaTheme="minorEastAsia"/>
          <w:lang w:val="en-US"/>
        </w:rPr>
        <w:t>ppb</w:t>
      </w:r>
      <w:r w:rsidRPr="00715375">
        <w:rPr>
          <w:rFonts w:eastAsiaTheme="minorEastAsia"/>
        </w:rPr>
        <w:t>;</w:t>
      </w:r>
    </w:p>
    <w:p w14:paraId="4A498B21" w14:textId="77777777" w:rsidR="00320A49" w:rsidRDefault="00320A49" w:rsidP="003A0466"/>
    <w:p w14:paraId="026B3DF2" w14:textId="77777777" w:rsidR="00E26565" w:rsidRDefault="008261AB" w:rsidP="003A0466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08AE1D3B" wp14:editId="1AA41902">
                <wp:simplePos x="0" y="0"/>
                <wp:positionH relativeFrom="column">
                  <wp:posOffset>1270</wp:posOffset>
                </wp:positionH>
                <wp:positionV relativeFrom="paragraph">
                  <wp:posOffset>4559935</wp:posOffset>
                </wp:positionV>
                <wp:extent cx="5941695" cy="354330"/>
                <wp:effectExtent l="0" t="0" r="1905" b="1270"/>
                <wp:wrapTopAndBottom/>
                <wp:docPr id="1231345026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1695" cy="35433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B407B02" w14:textId="77777777" w:rsidR="008261AB" w:rsidRPr="00C835F6" w:rsidRDefault="008261AB" w:rsidP="008261AB">
                            <w:pPr>
                              <w:pStyle w:val="Caption"/>
                              <w:rPr>
                                <w:rFonts w:asciiTheme="majorHAnsi" w:eastAsiaTheme="majorEastAsia" w:hAnsiTheme="majorHAnsi" w:cstheme="majorBidi"/>
                                <w:noProof/>
                                <w:color w:val="000000" w:themeColor="text1"/>
                              </w:rPr>
                            </w:pPr>
                            <w:r>
                              <w:t xml:space="preserve">Рисунок </w:t>
                            </w:r>
                            <w:fldSimple w:instr=" SEQ Рисунок \* ARABIC ">
                              <w:r w:rsidR="00717D0E">
                                <w:rPr>
                                  <w:noProof/>
                                </w:rPr>
                                <w:t>3</w:t>
                              </w:r>
                            </w:fldSimple>
                            <w:r>
                              <w:t xml:space="preserve">. Численное моделирование </w:t>
                            </w:r>
                            <w:r w:rsidR="006707C4">
                              <w:t xml:space="preserve">прохождения </w:t>
                            </w:r>
                            <w:r>
                              <w:t>критической энергии</w:t>
                            </w:r>
                            <w:r w:rsidR="006707C4">
                              <w:t xml:space="preserve"> без скачка</w:t>
                            </w:r>
                            <w:r>
                              <w:t xml:space="preserve"> с учётом импедансов. Фазовая плоскость до скачка и после, изменение длины сгустка и наведеное дополнительное напряжение.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AE1D3B" id="_x0000_s1027" type="#_x0000_t202" style="position:absolute;margin-left:.1pt;margin-top:359.05pt;width:467.85pt;height:27.9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" stroked="f">
                <v:textbox inset="0,0,0,0">
                  <w:txbxContent>
                    <w:p w14:paraId="4B407B02" w14:textId="77777777" w:rsidR="008261AB" w:rsidRPr="00C835F6" w:rsidRDefault="008261AB" w:rsidP="008261AB">
                      <w:pPr>
                        <w:pStyle w:val="Caption"/>
                        <w:rPr>
                          <w:rFonts w:asciiTheme="majorHAnsi" w:eastAsiaTheme="majorEastAsia" w:hAnsiTheme="majorHAnsi" w:cstheme="majorBidi"/>
                          <w:noProof/>
                          <w:color w:val="000000" w:themeColor="text1"/>
                        </w:rPr>
                      </w:pPr>
                      <w:r>
                        <w:t xml:space="preserve">Рисунок </w:t>
                      </w:r>
                      <w:fldSimple w:instr=" SEQ Рисунок \* ARABIC ">
                        <w:r w:rsidR="00717D0E">
                          <w:rPr>
                            <w:noProof/>
                          </w:rPr>
                          <w:t>3</w:t>
                        </w:r>
                      </w:fldSimple>
                      <w:r>
                        <w:t xml:space="preserve">. Численное моделирование </w:t>
                      </w:r>
                      <w:r w:rsidR="006707C4">
                        <w:t xml:space="preserve">прохождения </w:t>
                      </w:r>
                      <w:r>
                        <w:t>критической энергии</w:t>
                      </w:r>
                      <w:r w:rsidR="006707C4">
                        <w:t xml:space="preserve"> без скачка</w:t>
                      </w:r>
                      <w:r>
                        <w:t xml:space="preserve"> с учётом импедансов. Фазовая плоскость до скачка и после, изменение длины сгустка и наведеное дополнительное напряжение.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320A49">
        <w:rPr>
          <w:rFonts w:asciiTheme="majorHAnsi" w:eastAsiaTheme="majorEastAsia" w:hAnsiTheme="majorHAnsi" w:cstheme="majorBidi"/>
          <w:noProof/>
          <w:color w:val="000000" w:themeColor="text1"/>
        </w:rPr>
        <w:drawing>
          <wp:anchor distT="0" distB="0" distL="114300" distR="114300" simplePos="0" relativeHeight="251705344" behindDoc="0" locked="0" layoutInCell="1" allowOverlap="1" wp14:anchorId="24601A86" wp14:editId="58823330">
            <wp:simplePos x="0" y="0"/>
            <wp:positionH relativeFrom="column">
              <wp:posOffset>3199765</wp:posOffset>
            </wp:positionH>
            <wp:positionV relativeFrom="paragraph">
              <wp:posOffset>2502535</wp:posOffset>
            </wp:positionV>
            <wp:extent cx="2267585" cy="1692910"/>
            <wp:effectExtent l="0" t="0" r="5715" b="0"/>
            <wp:wrapTopAndBottom/>
            <wp:docPr id="372794520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794520" name="Рисунок 372794520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7585" cy="1692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20A49">
        <w:rPr>
          <w:rFonts w:asciiTheme="majorHAnsi" w:eastAsiaTheme="majorEastAsia" w:hAnsiTheme="majorHAnsi" w:cstheme="majorBidi"/>
          <w:noProof/>
          <w:color w:val="000000" w:themeColor="text1"/>
        </w:rPr>
        <w:drawing>
          <wp:anchor distT="0" distB="0" distL="114300" distR="114300" simplePos="0" relativeHeight="251704320" behindDoc="0" locked="0" layoutInCell="1" allowOverlap="1" wp14:anchorId="403FF4F0" wp14:editId="355D5492">
            <wp:simplePos x="0" y="0"/>
            <wp:positionH relativeFrom="column">
              <wp:posOffset>469900</wp:posOffset>
            </wp:positionH>
            <wp:positionV relativeFrom="paragraph">
              <wp:posOffset>2471420</wp:posOffset>
            </wp:positionV>
            <wp:extent cx="2267585" cy="1763395"/>
            <wp:effectExtent l="0" t="0" r="5715" b="1905"/>
            <wp:wrapTopAndBottom/>
            <wp:docPr id="307218270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218270" name="Рисунок 307218270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7585" cy="1763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20A49">
        <w:rPr>
          <w:rFonts w:asciiTheme="majorHAnsi" w:eastAsiaTheme="majorEastAsia" w:hAnsiTheme="majorHAnsi" w:cstheme="majorBidi"/>
          <w:noProof/>
          <w:color w:val="000000" w:themeColor="text1"/>
        </w:rPr>
        <w:drawing>
          <wp:anchor distT="0" distB="0" distL="114300" distR="114300" simplePos="0" relativeHeight="251702272" behindDoc="0" locked="0" layoutInCell="1" allowOverlap="1" wp14:anchorId="72694559" wp14:editId="4B9654A7">
            <wp:simplePos x="0" y="0"/>
            <wp:positionH relativeFrom="column">
              <wp:posOffset>3200400</wp:posOffset>
            </wp:positionH>
            <wp:positionV relativeFrom="paragraph">
              <wp:posOffset>1270</wp:posOffset>
            </wp:positionV>
            <wp:extent cx="2267585" cy="2300605"/>
            <wp:effectExtent l="0" t="0" r="5715" b="0"/>
            <wp:wrapTopAndBottom/>
            <wp:docPr id="103226461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26461" name="Рисунок 103226461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7585" cy="2300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20A49">
        <w:rPr>
          <w:rFonts w:asciiTheme="majorHAnsi" w:eastAsiaTheme="majorEastAsia" w:hAnsiTheme="majorHAnsi" w:cstheme="majorBidi"/>
          <w:noProof/>
          <w:color w:val="000000" w:themeColor="text1"/>
        </w:rPr>
        <w:drawing>
          <wp:anchor distT="0" distB="0" distL="114300" distR="114300" simplePos="0" relativeHeight="251703296" behindDoc="0" locked="0" layoutInCell="1" allowOverlap="1" wp14:anchorId="613A651B" wp14:editId="18459FDE">
            <wp:simplePos x="0" y="0"/>
            <wp:positionH relativeFrom="column">
              <wp:posOffset>471170</wp:posOffset>
            </wp:positionH>
            <wp:positionV relativeFrom="paragraph">
              <wp:posOffset>2678</wp:posOffset>
            </wp:positionV>
            <wp:extent cx="2267585" cy="2299970"/>
            <wp:effectExtent l="0" t="0" r="5715" b="0"/>
            <wp:wrapTopAndBottom/>
            <wp:docPr id="2100724901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724901" name="Рисунок 2100724901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7585" cy="2299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20A49">
        <w:t>г)</w:t>
      </w:r>
      <w:r w:rsidR="00320A49">
        <w:tab/>
        <w:t xml:space="preserve">Импеданс </w:t>
      </w:r>
      <m:oMath>
        <m:f>
          <m:fPr>
            <m:type m:val="lin"/>
            <m:ctrlPr>
              <w:rPr>
                <w:rFonts w:ascii="Cambria Math" w:hAnsi="Cambria Math" w:cs="Times New Roman"/>
                <w:i/>
                <w:iCs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Z</m:t>
                </m:r>
              </m:e>
              <m:sub>
                <m:r>
                  <w:rPr>
                    <w:rFonts w:ascii="Cambria Math" w:hAnsi="Cambria Math" w:cs="Times New Roman"/>
                  </w:rPr>
                  <m:t>n</m:t>
                </m:r>
              </m:sub>
            </m:sSub>
          </m:num>
          <m:den>
            <m:r>
              <w:rPr>
                <w:rFonts w:ascii="Cambria Math" w:hAnsi="Cambria Math" w:cs="Times New Roman"/>
                <w:lang w:val="en-US"/>
              </w:rPr>
              <m:t>n</m:t>
            </m:r>
          </m:den>
        </m:f>
        <m:r>
          <w:rPr>
            <w:rFonts w:ascii="Cambria Math" w:eastAsiaTheme="minorEastAsia" w:hAnsi="Cambria Math"/>
          </w:rPr>
          <m:t>=+i∙10</m:t>
        </m:r>
      </m:oMath>
      <w:r w:rsidR="00320A49" w:rsidRPr="00021C97">
        <w:rPr>
          <w:rFonts w:eastAsiaTheme="minorEastAsia"/>
          <w:iCs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α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=0.01</m:t>
        </m:r>
      </m:oMath>
      <w:r w:rsidR="00320A49" w:rsidRPr="00021C97">
        <w:rPr>
          <w:rFonts w:eastAsiaTheme="minorEastAsia"/>
          <w:iCs/>
        </w:rPr>
        <w:t xml:space="preserve">, </w:t>
      </w:r>
      <w:r w:rsidR="00320A49">
        <w:t xml:space="preserve">Интенсивность </w:t>
      </w:r>
      <m:oMath>
        <m:r>
          <m:rPr>
            <m:sty m:val="p"/>
          </m:rPr>
          <w:rPr>
            <w:rFonts w:ascii="Cambria Math" w:hAnsi="Cambria Math"/>
          </w:rPr>
          <m:t>1×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12</m:t>
            </m:r>
          </m:sup>
        </m:sSup>
      </m:oMath>
      <w:r w:rsidR="00320A49" w:rsidRPr="00021C97">
        <w:rPr>
          <w:rFonts w:eastAsiaTheme="minorEastAsia"/>
        </w:rPr>
        <w:t xml:space="preserve"> </w:t>
      </w:r>
      <w:r w:rsidR="00320A49">
        <w:rPr>
          <w:rFonts w:eastAsiaTheme="minorEastAsia"/>
          <w:lang w:val="en-US"/>
        </w:rPr>
        <w:t>ppb</w:t>
      </w:r>
      <w:r w:rsidR="00320A49" w:rsidRPr="00715375">
        <w:rPr>
          <w:rFonts w:eastAsiaTheme="minorEastAsia"/>
        </w:rPr>
        <w:t>;</w:t>
      </w:r>
    </w:p>
    <w:p w14:paraId="67340EEE" w14:textId="77777777" w:rsidR="003A0466" w:rsidRDefault="003A0466" w:rsidP="003A0466">
      <w:pPr>
        <w:rPr>
          <w:rFonts w:asciiTheme="majorHAnsi" w:eastAsiaTheme="majorEastAsia" w:hAnsiTheme="majorHAnsi" w:cstheme="majorBidi"/>
          <w:color w:val="000000" w:themeColor="text1"/>
        </w:rPr>
      </w:pPr>
      <w:r>
        <w:br w:type="page"/>
      </w:r>
    </w:p>
    <w:p w14:paraId="532DAC22" w14:textId="77777777" w:rsidR="00140681" w:rsidRPr="00140681" w:rsidRDefault="003A7F39" w:rsidP="00140681">
      <w:pPr>
        <w:pStyle w:val="Heading1"/>
      </w:pPr>
      <w:bookmarkStart w:id="20" w:name="_Toc153793641"/>
      <w:bookmarkStart w:id="21" w:name="_Toc153794162"/>
      <w:bookmarkStart w:id="22" w:name="_Toc154416546"/>
      <w:r w:rsidRPr="00E843E0">
        <w:lastRenderedPageBreak/>
        <w:t>Прохождение скачком</w:t>
      </w:r>
      <w:bookmarkEnd w:id="20"/>
      <w:bookmarkEnd w:id="21"/>
      <w:bookmarkEnd w:id="22"/>
    </w:p>
    <w:p w14:paraId="1A3185DF" w14:textId="77777777" w:rsidR="003A7F39" w:rsidRDefault="00AD6F60" w:rsidP="00717D0E">
      <w:pPr>
        <w:pStyle w:val="Heading2"/>
      </w:pPr>
      <w:bookmarkStart w:id="23" w:name="_Toc154416547"/>
      <w:r>
        <w:t>Скачок критической энергии</w:t>
      </w:r>
      <w:bookmarkEnd w:id="23"/>
    </w:p>
    <w:p w14:paraId="78E9769A" w14:textId="77777777" w:rsidR="006913DC" w:rsidRPr="006913DC" w:rsidRDefault="006913DC" w:rsidP="00A318D6">
      <w:pPr>
        <w:spacing w:line="276" w:lineRule="auto"/>
        <w:jc w:val="both"/>
      </w:pPr>
      <w:r>
        <w:tab/>
        <w:t>Скачок критической энергии применяется для увеличения темпа пересечения критической энергии пучком</w:t>
      </w:r>
      <w:r w:rsidR="00536D32">
        <w:t xml:space="preserve">, при этом сам темп ускорения не меняется. Это достигается изменением параметров ускорителя, при котором изменяется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eastAsiaTheme="minorEastAsia" w:hAnsi="Cambria Math"/>
          </w:rPr>
          <m:t>=</m:t>
        </m:r>
        <m:f>
          <m:fPr>
            <m:type m:val="lin"/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γ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tr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den>
        </m:f>
        <m:r>
          <w:rPr>
            <w:rFonts w:ascii="Cambria Math" w:eastAsiaTheme="minorEastAsia" w:hAnsi="Cambria Math"/>
          </w:rPr>
          <m:t>.</m:t>
        </m:r>
      </m:oMath>
    </w:p>
    <w:p w14:paraId="2F77F3CC" w14:textId="77777777" w:rsidR="009A3A38" w:rsidRDefault="00AA1568" w:rsidP="00405B9B">
      <w:pPr>
        <w:spacing w:line="276" w:lineRule="auto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4212C012" wp14:editId="645F43C2">
                <wp:simplePos x="0" y="0"/>
                <wp:positionH relativeFrom="column">
                  <wp:posOffset>-635</wp:posOffset>
                </wp:positionH>
                <wp:positionV relativeFrom="paragraph">
                  <wp:posOffset>2325370</wp:posOffset>
                </wp:positionV>
                <wp:extent cx="5944235" cy="635"/>
                <wp:effectExtent l="0" t="0" r="0" b="0"/>
                <wp:wrapTopAndBottom/>
                <wp:docPr id="1563068631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42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A4752F7" w14:textId="77777777" w:rsidR="00AA1568" w:rsidRPr="00AA1568" w:rsidRDefault="00AA1568" w:rsidP="00AA1568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Рисунок </w:t>
                            </w:r>
                            <w:fldSimple w:instr=" SEQ Рисунок \* ARABIC ">
                              <w:r w:rsidR="00717D0E">
                                <w:rPr>
                                  <w:noProof/>
                                </w:rPr>
                                <w:t>4</w:t>
                              </w:r>
                            </w:fldSimple>
                            <w:r>
                              <w:t>. Слева</w:t>
                            </w:r>
                            <w:r w:rsidRPr="00AA1568">
                              <w:t>:</w:t>
                            </w:r>
                            <w:r>
                              <w:t xml:space="preserve"> поднятие критической энергии</w:t>
                            </w:r>
                            <w:r w:rsidR="00E0007D">
                              <w:t xml:space="preserve"> для процедуры скачка</w:t>
                            </w:r>
                            <w:r>
                              <w:t>, справа</w:t>
                            </w:r>
                            <w:r w:rsidRPr="00AA1568">
                              <w:t xml:space="preserve">: </w:t>
                            </w:r>
                            <w:r>
                              <w:t xml:space="preserve">соответствующее изменение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Cs w:val="0"/>
                                      <w:color w:val="auto"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α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0</m:t>
                                  </m:r>
                                </m:sub>
                              </m:sSub>
                            </m:oMath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212C012" id="_x0000_s1028" type="#_x0000_t202" style="position:absolute;left:0;text-align:left;margin-left:-.05pt;margin-top:183.1pt;width:468.05pt;height:.05pt;z-index:2516828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" stroked="f">
                <v:textbox style="mso-fit-shape-to-text:t" inset="0,0,0,0">
                  <w:txbxContent>
                    <w:p w14:paraId="5A4752F7" w14:textId="77777777" w:rsidR="00AA1568" w:rsidRPr="00AA1568" w:rsidRDefault="00AA1568" w:rsidP="00AA1568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Рисунок </w:t>
                      </w:r>
                      <w:fldSimple w:instr=" SEQ Рисунок \* ARABIC ">
                        <w:r w:rsidR="00717D0E">
                          <w:rPr>
                            <w:noProof/>
                          </w:rPr>
                          <w:t>4</w:t>
                        </w:r>
                      </w:fldSimple>
                      <w:r>
                        <w:t>. Слева</w:t>
                      </w:r>
                      <w:r w:rsidRPr="00AA1568">
                        <w:t>:</w:t>
                      </w:r>
                      <w:r>
                        <w:t xml:space="preserve"> поднятие критической энергии</w:t>
                      </w:r>
                      <w:r w:rsidR="00E0007D">
                        <w:t xml:space="preserve"> для процедуры скачка</w:t>
                      </w:r>
                      <w:r>
                        <w:t>, справа</w:t>
                      </w:r>
                      <w:r w:rsidRPr="00AA1568">
                        <w:t xml:space="preserve">: </w:t>
                      </w:r>
                      <w:r>
                        <w:t xml:space="preserve">соответствующее изменение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α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sub>
                        </m:sSub>
                      </m:oMath>
                    </w:p>
                  </w:txbxContent>
                </v:textbox>
                <w10:wrap type="topAndBottom"/>
              </v:shape>
            </w:pict>
          </mc:Fallback>
        </mc:AlternateContent>
      </w:r>
      <w:r w:rsidR="0063465F">
        <w:rPr>
          <w:noProof/>
        </w:rPr>
        <w:drawing>
          <wp:anchor distT="0" distB="0" distL="114300" distR="114300" simplePos="0" relativeHeight="251666432" behindDoc="0" locked="0" layoutInCell="1" allowOverlap="1" wp14:anchorId="35B765C9" wp14:editId="6D4CC638">
            <wp:simplePos x="0" y="0"/>
            <wp:positionH relativeFrom="column">
              <wp:posOffset>228146</wp:posOffset>
            </wp:positionH>
            <wp:positionV relativeFrom="paragraph">
              <wp:posOffset>268968</wp:posOffset>
            </wp:positionV>
            <wp:extent cx="2511425" cy="1892300"/>
            <wp:effectExtent l="0" t="0" r="3175" b="0"/>
            <wp:wrapTopAndBottom/>
            <wp:docPr id="122486479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86479" name="Рисунок 122486479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1425" cy="1892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3465F">
        <w:rPr>
          <w:noProof/>
        </w:rPr>
        <w:drawing>
          <wp:anchor distT="0" distB="0" distL="114300" distR="114300" simplePos="0" relativeHeight="251667456" behindDoc="0" locked="0" layoutInCell="1" allowOverlap="1" wp14:anchorId="44607A2D" wp14:editId="1CA7D2C0">
            <wp:simplePos x="0" y="0"/>
            <wp:positionH relativeFrom="column">
              <wp:posOffset>3085919</wp:posOffset>
            </wp:positionH>
            <wp:positionV relativeFrom="paragraph">
              <wp:posOffset>269240</wp:posOffset>
            </wp:positionV>
            <wp:extent cx="2575560" cy="1950085"/>
            <wp:effectExtent l="0" t="0" r="2540" b="5715"/>
            <wp:wrapTopAndBottom/>
            <wp:docPr id="242390649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390649" name="Рисунок 242390649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5560" cy="1950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D6F60">
        <w:t>Схема скачка критической энергии для У-70</w:t>
      </w:r>
      <w:r w:rsidR="00A318D6">
        <w:t xml:space="preserve"> также</w:t>
      </w:r>
      <w:r w:rsidR="00AD6F60">
        <w:t xml:space="preserve"> описана в работ</w:t>
      </w:r>
      <w:r w:rsidR="00A318D6">
        <w:t>ах</w:t>
      </w:r>
      <w:r w:rsidR="00AD6F60">
        <w:t xml:space="preserve"> </w:t>
      </w:r>
      <w:r w:rsidR="00AD6F60" w:rsidRPr="00AD6F60">
        <w:t>[</w:t>
      </w:r>
      <w:r w:rsidR="00A318D6">
        <w:t>6</w:t>
      </w:r>
      <w:r w:rsidR="00A318D6" w:rsidRPr="00A318D6">
        <w:t>, 7</w:t>
      </w:r>
      <w:r w:rsidR="00AD6F60" w:rsidRPr="00AD6F60">
        <w:t>]</w:t>
      </w:r>
    </w:p>
    <w:p w14:paraId="27D0AAB5" w14:textId="77777777" w:rsidR="00E0007D" w:rsidRDefault="00E0007D" w:rsidP="00E0007D">
      <w:pPr>
        <w:pStyle w:val="Caption"/>
        <w:keepNext/>
      </w:pPr>
      <w:r>
        <w:t xml:space="preserve">Таблица </w:t>
      </w:r>
      <w:fldSimple w:instr=" SEQ Таблица \* ARABIC ">
        <w:r w:rsidR="006707C4">
          <w:rPr>
            <w:noProof/>
          </w:rPr>
          <w:t>3</w:t>
        </w:r>
      </w:fldSimple>
      <w:r>
        <w:t>.Параметры скачка для У-70</w:t>
      </w:r>
    </w:p>
    <w:tbl>
      <w:tblPr>
        <w:tblStyle w:val="TableGrid"/>
        <w:tblW w:w="0" w:type="auto"/>
        <w:tblInd w:w="1615" w:type="dxa"/>
        <w:tblLook w:val="04A0" w:firstRow="1" w:lastRow="0" w:firstColumn="1" w:lastColumn="0" w:noHBand="0" w:noVBand="1"/>
      </w:tblPr>
      <w:tblGrid>
        <w:gridCol w:w="4105"/>
        <w:gridCol w:w="2265"/>
      </w:tblGrid>
      <w:tr w:rsidR="00536D32" w14:paraId="208D1C0B" w14:textId="77777777" w:rsidTr="00E0007D">
        <w:trPr>
          <w:trHeight w:val="348"/>
        </w:trPr>
        <w:tc>
          <w:tcPr>
            <w:tcW w:w="4105" w:type="dxa"/>
          </w:tcPr>
          <w:p w14:paraId="0B31B42E" w14:textId="77777777" w:rsidR="00536D32" w:rsidRPr="007D7194" w:rsidRDefault="00536D32" w:rsidP="00372E84">
            <w:pPr>
              <w:spacing w:line="276" w:lineRule="auto"/>
              <w:jc w:val="both"/>
              <w:rPr>
                <w:rFonts w:eastAsiaTheme="minorEastAsia"/>
              </w:rPr>
            </w:pPr>
            <w:r>
              <w:rPr>
                <w:rFonts w:eastAsiaTheme="minorEastAsia"/>
              </w:rPr>
              <w:t>Скачок критической энергии</w:t>
            </w:r>
            <w:r w:rsidR="00E0007D">
              <w:rPr>
                <w:rFonts w:eastAsiaTheme="minorEastAsia"/>
              </w:rPr>
              <w:t xml:space="preserve"> </w:t>
            </w:r>
            <m:oMath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Δ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γ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tr</m:t>
                  </m:r>
                </m:sub>
              </m:sSub>
            </m:oMath>
          </w:p>
        </w:tc>
        <w:tc>
          <w:tcPr>
            <w:tcW w:w="2265" w:type="dxa"/>
          </w:tcPr>
          <w:p w14:paraId="0CD9F4B3" w14:textId="77777777" w:rsidR="00536D32" w:rsidRPr="00A8151F" w:rsidRDefault="00A8151F" w:rsidP="00372E84">
            <w:pPr>
              <w:spacing w:line="276" w:lineRule="auto"/>
              <w:jc w:val="right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</w:rPr>
              <w:t>0</w:t>
            </w:r>
            <w:r>
              <w:rPr>
                <w:rFonts w:eastAsiaTheme="minorEastAsia"/>
                <w:lang w:val="en-US"/>
              </w:rPr>
              <w:t>.9</w:t>
            </w:r>
          </w:p>
        </w:tc>
      </w:tr>
      <w:tr w:rsidR="00536D32" w14:paraId="59EE60FC" w14:textId="77777777" w:rsidTr="00E0007D">
        <w:trPr>
          <w:trHeight w:val="348"/>
        </w:trPr>
        <w:tc>
          <w:tcPr>
            <w:tcW w:w="4105" w:type="dxa"/>
          </w:tcPr>
          <w:p w14:paraId="6079A17E" w14:textId="77777777" w:rsidR="00536D32" w:rsidRDefault="00536D32" w:rsidP="00372E84">
            <w:pPr>
              <w:spacing w:line="276" w:lineRule="auto"/>
              <w:jc w:val="both"/>
              <w:rPr>
                <w:rFonts w:eastAsiaTheme="minorEastAsia"/>
              </w:rPr>
            </w:pPr>
            <w:r>
              <w:rPr>
                <w:rFonts w:eastAsiaTheme="minorEastAsia"/>
              </w:rPr>
              <w:t xml:space="preserve">Скачок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α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oMath>
          </w:p>
        </w:tc>
        <w:tc>
          <w:tcPr>
            <w:tcW w:w="2265" w:type="dxa"/>
          </w:tcPr>
          <w:p w14:paraId="35355443" w14:textId="77777777" w:rsidR="00536D32" w:rsidRPr="00407819" w:rsidRDefault="00A8151F" w:rsidP="00372E84">
            <w:pPr>
              <w:spacing w:line="276" w:lineRule="auto"/>
              <w:jc w:val="right"/>
              <w:rPr>
                <w:rFonts w:eastAsiaTheme="minorEastAsia"/>
                <w:lang w:val="en-US"/>
              </w:rPr>
            </w:pPr>
            <m:oMathPara>
              <m:oMathParaPr>
                <m:jc m:val="right"/>
              </m:oMathParaPr>
              <m:oMath>
                <m:r>
                  <w:rPr>
                    <w:rFonts w:ascii="Cambria Math" w:eastAsiaTheme="minorEastAsia" w:hAnsi="Cambria Math"/>
                    <w:lang w:val="en-US"/>
                  </w:rPr>
                  <m:t>1.924×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10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lang w:val="en-US"/>
                      </w:rPr>
                      <m:t>-3</m:t>
                    </m:r>
                  </m:sup>
                </m:sSup>
              </m:oMath>
            </m:oMathPara>
          </w:p>
        </w:tc>
      </w:tr>
      <w:tr w:rsidR="00536D32" w14:paraId="22852109" w14:textId="77777777" w:rsidTr="00E0007D">
        <w:trPr>
          <w:trHeight w:val="348"/>
        </w:trPr>
        <w:tc>
          <w:tcPr>
            <w:tcW w:w="4105" w:type="dxa"/>
          </w:tcPr>
          <w:p w14:paraId="290B8ACD" w14:textId="77777777" w:rsidR="00536D32" w:rsidRPr="00E0007D" w:rsidRDefault="00E0007D" w:rsidP="00372E84">
            <w:pPr>
              <w:spacing w:line="276" w:lineRule="auto"/>
              <w:jc w:val="both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</w:rPr>
              <w:t>Длительность</w:t>
            </w:r>
            <w:r w:rsidR="00536D32">
              <w:rPr>
                <w:rFonts w:eastAsiaTheme="minorEastAsia"/>
              </w:rPr>
              <w:t xml:space="preserve"> переднего фронта</w:t>
            </w:r>
            <w:r>
              <w:rPr>
                <w:rFonts w:eastAsiaTheme="minorEastAsia"/>
              </w:rPr>
              <w:t>, мс</w:t>
            </w:r>
          </w:p>
        </w:tc>
        <w:tc>
          <w:tcPr>
            <w:tcW w:w="2265" w:type="dxa"/>
          </w:tcPr>
          <w:p w14:paraId="3AD8997D" w14:textId="77777777" w:rsidR="00536D32" w:rsidRPr="00E0007D" w:rsidRDefault="00E0007D" w:rsidP="00372E84">
            <w:pPr>
              <w:spacing w:line="276" w:lineRule="auto"/>
              <w:jc w:val="right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36</w:t>
            </w:r>
          </w:p>
        </w:tc>
      </w:tr>
      <w:tr w:rsidR="00536D32" w:rsidRPr="00FE3E6B" w14:paraId="48DE85E9" w14:textId="77777777" w:rsidTr="00E0007D">
        <w:trPr>
          <w:trHeight w:val="327"/>
        </w:trPr>
        <w:tc>
          <w:tcPr>
            <w:tcW w:w="4105" w:type="dxa"/>
          </w:tcPr>
          <w:p w14:paraId="68511AD4" w14:textId="77777777" w:rsidR="00536D32" w:rsidRPr="00E0007D" w:rsidRDefault="00536D32" w:rsidP="00372E84">
            <w:pPr>
              <w:spacing w:line="276" w:lineRule="auto"/>
              <w:jc w:val="both"/>
              <w:rPr>
                <w:rFonts w:eastAsiaTheme="minorEastAsia"/>
              </w:rPr>
            </w:pPr>
            <w:r>
              <w:rPr>
                <w:rFonts w:eastAsiaTheme="minorEastAsia"/>
              </w:rPr>
              <w:t>Время заднего фронта</w:t>
            </w:r>
            <w:r w:rsidR="00E0007D">
              <w:rPr>
                <w:rFonts w:eastAsiaTheme="minorEastAsia"/>
                <w:lang w:val="en-US"/>
              </w:rPr>
              <w:t xml:space="preserve">, </w:t>
            </w:r>
            <w:r w:rsidR="00E0007D">
              <w:rPr>
                <w:rFonts w:eastAsiaTheme="minorEastAsia"/>
              </w:rPr>
              <w:t>мс</w:t>
            </w:r>
          </w:p>
        </w:tc>
        <w:tc>
          <w:tcPr>
            <w:tcW w:w="2265" w:type="dxa"/>
          </w:tcPr>
          <w:p w14:paraId="0A7F1893" w14:textId="77777777" w:rsidR="00536D32" w:rsidRDefault="00E0007D" w:rsidP="00372E84">
            <w:pPr>
              <w:spacing w:line="276" w:lineRule="auto"/>
              <w:jc w:val="right"/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</w:tr>
    </w:tbl>
    <w:p w14:paraId="1BC41290" w14:textId="77777777" w:rsidR="003A7F39" w:rsidRDefault="003A7F39" w:rsidP="00717D0E">
      <w:pPr>
        <w:pStyle w:val="Heading2"/>
      </w:pPr>
      <w:bookmarkStart w:id="24" w:name="_Toc153793645"/>
      <w:bookmarkStart w:id="25" w:name="_Toc153794166"/>
      <w:bookmarkStart w:id="26" w:name="_Toc154416548"/>
      <w:r>
        <w:t>Модулирование дисперсионной функции</w:t>
      </w:r>
      <w:bookmarkEnd w:id="24"/>
      <w:bookmarkEnd w:id="25"/>
      <w:bookmarkEnd w:id="26"/>
    </w:p>
    <w:p w14:paraId="4C08ECC3" w14:textId="77777777" w:rsidR="00AD6F60" w:rsidRPr="00C1246C" w:rsidRDefault="006913DC" w:rsidP="00A318D6">
      <w:pPr>
        <w:spacing w:line="276" w:lineRule="auto"/>
        <w:jc w:val="both"/>
        <w:rPr>
          <w:rFonts w:eastAsiaTheme="majorEastAsia" w:cstheme="minorHAnsi"/>
        </w:rPr>
      </w:pPr>
      <w:r>
        <w:rPr>
          <w:rFonts w:eastAsiaTheme="majorEastAsia" w:cstheme="minorHAnsi"/>
        </w:rPr>
        <w:tab/>
      </w:r>
      <w:r w:rsidR="004C0A0C">
        <w:rPr>
          <w:rFonts w:eastAsiaTheme="majorEastAsia" w:cstheme="minorHAnsi"/>
        </w:rPr>
        <w:t>С другой стороны, коэффициент расширения орбиты определяется как интеграл</w:t>
      </w:r>
      <m:oMath>
        <m:r>
          <m:rPr>
            <m:sty m:val="p"/>
          </m:rPr>
          <w:rPr>
            <w:rFonts w:ascii="Cambria Math" w:hAnsi="Cambria Math"/>
          </w:rPr>
          <w:br/>
        </m:r>
      </m:oMath>
      <m:oMathPara>
        <m:oMath>
          <m:r>
            <w:rPr>
              <w:rFonts w:ascii="Cambria Math" w:hAnsi="Cambria Math"/>
            </w:rPr>
            <m:t>α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C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 </m:t>
          </m:r>
          <m:nary>
            <m:naryPr>
              <m:limLoc m:val="undOvr"/>
              <m:ctrlPr>
                <w:rPr>
                  <w:rFonts w:ascii="Cambria Math" w:hAnsi="Cambria Math"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hAnsi="Cambria Math"/>
                </w:rPr>
                <m:t>0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</w:rPr>
                <m:t>С</m:t>
              </m:r>
            </m:sup>
            <m:e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D</m:t>
                  </m:r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</m:d>
                </m:num>
                <m:den>
                  <m:r>
                    <w:rPr>
                      <w:rFonts w:ascii="Cambria Math" w:hAnsi="Cambria Math"/>
                    </w:rPr>
                    <m:t>ρ</m:t>
                  </m:r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</m:d>
                </m:den>
              </m:f>
            </m:e>
          </m:nary>
          <m:r>
            <w:rPr>
              <w:rFonts w:ascii="Cambria Math" w:hAnsi="Cambria Math"/>
            </w:rPr>
            <m:t xml:space="preserve">ds (9) </m:t>
          </m:r>
        </m:oMath>
      </m:oMathPara>
    </w:p>
    <w:p w14:paraId="0D6FD580" w14:textId="77777777" w:rsidR="00933D81" w:rsidRDefault="00AD6F60" w:rsidP="00933D81">
      <w:pPr>
        <w:spacing w:line="276" w:lineRule="auto"/>
        <w:jc w:val="both"/>
      </w:pPr>
      <w:r>
        <w:t>Изменение коэффициента расширения орбиты возможно при моделировании дисперсионной функции</w:t>
      </w:r>
      <w:r w:rsidR="00C1246C">
        <w:t xml:space="preserve">, так как </w:t>
      </w:r>
      <m:oMath>
        <m:r>
          <w:rPr>
            <w:rFonts w:ascii="Cambria Math" w:hAnsi="Cambria Math"/>
          </w:rPr>
          <m:t>ρ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s</m:t>
            </m:r>
          </m:e>
        </m:d>
      </m:oMath>
      <w:r w:rsidR="00C1246C">
        <w:rPr>
          <w:rFonts w:eastAsiaTheme="minorEastAsia"/>
        </w:rPr>
        <w:t xml:space="preserve"> неизменна</w:t>
      </w:r>
      <w:r w:rsidR="004C0A0C">
        <w:t>. Такая модуляция в синхротроне У-70 осуществляется квадруполями во 2 и 8 блоках каждого суперпериода</w:t>
      </w:r>
      <w:r w:rsidR="00910288">
        <w:t xml:space="preserve"> </w:t>
      </w:r>
      <w:r w:rsidRPr="00AD6F60">
        <w:t>[</w:t>
      </w:r>
      <w:r w:rsidR="00A318D6" w:rsidRPr="00A318D6">
        <w:t>7</w:t>
      </w:r>
      <w:r w:rsidRPr="00AD6F60">
        <w:t>]</w:t>
      </w:r>
      <w:r w:rsidR="00910288" w:rsidRPr="00910288">
        <w:t>.</w:t>
      </w:r>
      <w:r w:rsidR="003A6012">
        <w:t xml:space="preserve"> При этом квадруполи расположены на через полпериода</w:t>
      </w:r>
      <w:r w:rsidR="003A6012" w:rsidRPr="003A6012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Δ</m:t>
            </m:r>
            <m:r>
              <w:rPr>
                <w:rFonts w:ascii="Cambria Math" w:hAnsi="Cambria Math"/>
              </w:rPr>
              <m:t>ν</m:t>
            </m:r>
          </m:e>
          <m:sub>
            <m:r>
              <w:rPr>
                <w:rFonts w:ascii="Cambria Math" w:hAnsi="Cambria Math"/>
              </w:rPr>
              <m:t>x,y</m:t>
            </m:r>
          </m:sub>
        </m:sSub>
        <m:r>
          <w:rPr>
            <w:rFonts w:ascii="Cambria Math" w:hAnsi="Cambria Math"/>
          </w:rPr>
          <m:t>=</m:t>
        </m:r>
        <m:r>
          <m:rPr>
            <m:sty m:val="p"/>
          </m:rPr>
          <w:rPr>
            <w:rFonts w:ascii="Cambria Math" w:hAnsi="Cambria Math"/>
          </w:rPr>
          <m:t>0.5×0.5</m:t>
        </m:r>
      </m:oMath>
      <w:r w:rsidR="003A6012">
        <w:t xml:space="preserve"> и имеют противоположные полярности. </w:t>
      </w:r>
      <w:r w:rsidR="00910288">
        <w:t>На рис</w:t>
      </w:r>
      <w:r w:rsidR="008D7A23" w:rsidRPr="008D7A23">
        <w:t>.</w:t>
      </w:r>
      <w:r w:rsidR="00A318D6" w:rsidRPr="00A318D6">
        <w:t>5</w:t>
      </w:r>
      <w:r w:rsidR="00910288">
        <w:t xml:space="preserve"> изображены параметры </w:t>
      </w:r>
      <w:proofErr w:type="spellStart"/>
      <w:r w:rsidR="00910288">
        <w:t>Твисса</w:t>
      </w:r>
      <w:proofErr w:type="spellEnd"/>
      <w:r w:rsidR="00910288">
        <w:t xml:space="preserve"> для одного суперпериода, состоящего из 10 магнитных блоков с совмещённой функцией, регулярной структуры У-70 и модулированной.</w:t>
      </w:r>
    </w:p>
    <w:p w14:paraId="165E4F1E" w14:textId="77777777" w:rsidR="00AD6F60" w:rsidRPr="00AD6F60" w:rsidRDefault="00E0007D" w:rsidP="00933D81">
      <w:pPr>
        <w:spacing w:line="276" w:lineRule="auto"/>
        <w:jc w:val="both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4AAAD890" wp14:editId="1742FBF5">
                <wp:simplePos x="0" y="0"/>
                <wp:positionH relativeFrom="column">
                  <wp:posOffset>-13335</wp:posOffset>
                </wp:positionH>
                <wp:positionV relativeFrom="paragraph">
                  <wp:posOffset>1594094</wp:posOffset>
                </wp:positionV>
                <wp:extent cx="5956935" cy="635"/>
                <wp:effectExtent l="0" t="0" r="0" b="0"/>
                <wp:wrapTopAndBottom/>
                <wp:docPr id="2090803797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569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B0498CD" w14:textId="77777777" w:rsidR="00E0007D" w:rsidRPr="00E0007D" w:rsidRDefault="00E0007D" w:rsidP="00E0007D">
                            <w:pPr>
                              <w:pStyle w:val="Caption"/>
                              <w:jc w:val="both"/>
                              <w:rPr>
                                <w:noProof/>
                              </w:rPr>
                            </w:pPr>
                            <w:r>
                              <w:t xml:space="preserve">Рисунок </w:t>
                            </w:r>
                            <w:fldSimple w:instr=" SEQ Рисунок \* ARABIC ">
                              <w:r w:rsidR="00717D0E">
                                <w:rPr>
                                  <w:noProof/>
                                </w:rPr>
                                <w:t>5</w:t>
                              </w:r>
                            </w:fldSimple>
                            <w:r>
                              <w:t>. Твисс-параметры слева</w:t>
                            </w:r>
                            <w:r w:rsidRPr="00E0007D">
                              <w:t>:</w:t>
                            </w:r>
                            <w:r>
                              <w:rPr>
                                <w:noProof/>
                              </w:rPr>
                              <w:t xml:space="preserve"> для суперпериода регуляной структуры У-70</w:t>
                            </w:r>
                            <w:r w:rsidRPr="00E0007D">
                              <w:rPr>
                                <w:noProof/>
                              </w:rPr>
                              <w:t xml:space="preserve">, </w:t>
                            </w:r>
                            <w:r>
                              <w:rPr>
                                <w:noProof/>
                              </w:rPr>
                              <w:t>справа</w:t>
                            </w:r>
                            <w:r w:rsidRPr="00E0007D">
                              <w:rPr>
                                <w:noProof/>
                              </w:rPr>
                              <w:t xml:space="preserve">: </w:t>
                            </w:r>
                            <w:r>
                              <w:rPr>
                                <w:noProof/>
                              </w:rPr>
                              <w:t>структура с модулированной дисперсией.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AAAD890" id="_x0000_s1029" type="#_x0000_t202" style="position:absolute;left:0;text-align:left;margin-left:-1.05pt;margin-top:125.5pt;width:469.05pt;height:.05pt;z-index:2516848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" stroked="f">
                <v:textbox style="mso-fit-shape-to-text:t" inset="0,0,0,0">
                  <w:txbxContent>
                    <w:p w14:paraId="1B0498CD" w14:textId="77777777" w:rsidR="00E0007D" w:rsidRPr="00E0007D" w:rsidRDefault="00E0007D" w:rsidP="00E0007D">
                      <w:pPr>
                        <w:pStyle w:val="Caption"/>
                        <w:jc w:val="both"/>
                        <w:rPr>
                          <w:noProof/>
                        </w:rPr>
                      </w:pPr>
                      <w:r>
                        <w:t xml:space="preserve">Рисунок </w:t>
                      </w:r>
                      <w:fldSimple w:instr=" SEQ Рисунок \* ARABIC ">
                        <w:r w:rsidR="00717D0E">
                          <w:rPr>
                            <w:noProof/>
                          </w:rPr>
                          <w:t>5</w:t>
                        </w:r>
                      </w:fldSimple>
                      <w:r>
                        <w:t>. Твисс-параметры слева</w:t>
                      </w:r>
                      <w:r w:rsidRPr="00E0007D">
                        <w:t>:</w:t>
                      </w:r>
                      <w:r>
                        <w:rPr>
                          <w:noProof/>
                        </w:rPr>
                        <w:t xml:space="preserve"> для суперпериода регуляной структуры У-70</w:t>
                      </w:r>
                      <w:r w:rsidRPr="00E0007D">
                        <w:rPr>
                          <w:noProof/>
                        </w:rPr>
                        <w:t xml:space="preserve">, </w:t>
                      </w:r>
                      <w:r>
                        <w:rPr>
                          <w:noProof/>
                        </w:rPr>
                        <w:t>справа</w:t>
                      </w:r>
                      <w:r w:rsidRPr="00E0007D">
                        <w:rPr>
                          <w:noProof/>
                        </w:rPr>
                        <w:t xml:space="preserve">: </w:t>
                      </w:r>
                      <w:r>
                        <w:rPr>
                          <w:noProof/>
                        </w:rPr>
                        <w:t>структура с модулированной дисперсией.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5648" behindDoc="0" locked="0" layoutInCell="1" allowOverlap="1" wp14:anchorId="7FC8B234" wp14:editId="51696AAD">
            <wp:simplePos x="0" y="0"/>
            <wp:positionH relativeFrom="column">
              <wp:posOffset>2974340</wp:posOffset>
            </wp:positionH>
            <wp:positionV relativeFrom="paragraph">
              <wp:posOffset>0</wp:posOffset>
            </wp:positionV>
            <wp:extent cx="2926080" cy="1487170"/>
            <wp:effectExtent l="0" t="0" r="0" b="0"/>
            <wp:wrapTopAndBottom/>
            <wp:docPr id="1044335067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335067" name="Рисунок 1044335067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6080" cy="1487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4624" behindDoc="0" locked="0" layoutInCell="1" allowOverlap="1" wp14:anchorId="542E5D5E" wp14:editId="11C0B5EB">
            <wp:simplePos x="0" y="0"/>
            <wp:positionH relativeFrom="column">
              <wp:posOffset>37807</wp:posOffset>
            </wp:positionH>
            <wp:positionV relativeFrom="paragraph">
              <wp:posOffset>0</wp:posOffset>
            </wp:positionV>
            <wp:extent cx="2818765" cy="1433195"/>
            <wp:effectExtent l="0" t="0" r="635" b="1905"/>
            <wp:wrapTopAndBottom/>
            <wp:docPr id="1238659363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659363" name="Рисунок 1238659363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8765" cy="1433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B0DED8B" w14:textId="77777777" w:rsidR="0006456D" w:rsidRDefault="0006456D" w:rsidP="00717D0E">
      <w:pPr>
        <w:pStyle w:val="Heading2"/>
      </w:pPr>
      <w:bookmarkStart w:id="27" w:name="_Toc153793648"/>
      <w:bookmarkStart w:id="28" w:name="_Toc153794169"/>
      <w:bookmarkStart w:id="29" w:name="_Toc154416549"/>
      <w:r>
        <w:t>Изменение рабочей точки</w:t>
      </w:r>
      <w:bookmarkEnd w:id="27"/>
      <w:bookmarkEnd w:id="28"/>
      <w:bookmarkEnd w:id="29"/>
    </w:p>
    <w:p w14:paraId="205EB774" w14:textId="77777777" w:rsidR="00EF00D5" w:rsidRDefault="00FF7688" w:rsidP="00A318D6">
      <w:pPr>
        <w:pStyle w:val="ListParagraph"/>
        <w:spacing w:line="276" w:lineRule="auto"/>
        <w:ind w:left="0" w:firstLine="324"/>
        <w:jc w:val="both"/>
      </w:pPr>
      <w:r>
        <w:t xml:space="preserve">Рабочая </w:t>
      </w:r>
      <w:r w:rsidR="0006456D">
        <w:t>точка</w:t>
      </w:r>
      <w:r>
        <w:t xml:space="preserve"> для регулярной структуры</w:t>
      </w:r>
      <w:r w:rsidR="0006456D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ν</m:t>
            </m:r>
          </m:e>
          <m:sub>
            <m:r>
              <w:rPr>
                <w:rFonts w:ascii="Cambria Math" w:hAnsi="Cambria Math"/>
              </w:rPr>
              <m:t>x,y</m:t>
            </m:r>
          </m:sub>
        </m:sSub>
        <m:r>
          <w:rPr>
            <w:rFonts w:ascii="Cambria Math" w:hAnsi="Cambria Math"/>
          </w:rPr>
          <m:t>=</m:t>
        </m:r>
        <m:r>
          <m:rPr>
            <m:sty m:val="p"/>
          </m:rPr>
          <w:rPr>
            <w:rFonts w:ascii="Cambria Math" w:hAnsi="Cambria Math"/>
          </w:rPr>
          <m:t>9.9×9.8</m:t>
        </m:r>
      </m:oMath>
      <w:r>
        <w:t>. К</w:t>
      </w:r>
      <w:r w:rsidR="0006456D">
        <w:t>ак было показано для процедуры скачка изменяется градиент в квадрупольных линзах, что также приводит к изменению рабочей точки в течение процедуры скачка.</w:t>
      </w:r>
      <w:r>
        <w:t xml:space="preserve"> Более точные значения, полученные в ходе измерений на сеансе и приведены в таблице</w:t>
      </w:r>
      <w:r w:rsidR="00933D81">
        <w:t xml:space="preserve"> 4.</w:t>
      </w:r>
    </w:p>
    <w:p w14:paraId="6CB09B54" w14:textId="77777777" w:rsidR="00154A8B" w:rsidRDefault="00154A8B" w:rsidP="0006456D">
      <w:pPr>
        <w:pStyle w:val="ListParagraph"/>
        <w:ind w:left="0" w:firstLine="324"/>
      </w:pPr>
    </w:p>
    <w:p w14:paraId="4E43DC93" w14:textId="77777777" w:rsidR="003E24A7" w:rsidRDefault="003E24A7" w:rsidP="003E24A7">
      <w:pPr>
        <w:pStyle w:val="Caption"/>
        <w:keepNext/>
      </w:pPr>
      <w:r>
        <w:t xml:space="preserve">Таблица </w:t>
      </w:r>
      <w:fldSimple w:instr=" SEQ Таблица \* ARABIC ">
        <w:r w:rsidR="006707C4">
          <w:rPr>
            <w:noProof/>
          </w:rPr>
          <w:t>4</w:t>
        </w:r>
      </w:fldSimple>
      <w:r>
        <w:t>. Изменение рабочей точки при процедуре скачка</w:t>
      </w:r>
      <w:r>
        <w:rPr>
          <w:noProof/>
        </w:rPr>
        <w:t xml:space="preserve"> критической энергии.</w:t>
      </w:r>
    </w:p>
    <w:tbl>
      <w:tblPr>
        <w:tblStyle w:val="TableGrid"/>
        <w:tblW w:w="9303" w:type="dxa"/>
        <w:jc w:val="center"/>
        <w:tblLook w:val="04A0" w:firstRow="1" w:lastRow="0" w:firstColumn="1" w:lastColumn="0" w:noHBand="0" w:noVBand="1"/>
      </w:tblPr>
      <w:tblGrid>
        <w:gridCol w:w="3101"/>
        <w:gridCol w:w="3101"/>
        <w:gridCol w:w="3101"/>
      </w:tblGrid>
      <w:tr w:rsidR="0063465F" w14:paraId="04D58F1B" w14:textId="77777777" w:rsidTr="0063465F">
        <w:trPr>
          <w:trHeight w:val="440"/>
          <w:jc w:val="center"/>
        </w:trPr>
        <w:tc>
          <w:tcPr>
            <w:tcW w:w="3101" w:type="dxa"/>
            <w:vAlign w:val="center"/>
          </w:tcPr>
          <w:p w14:paraId="1C71E55F" w14:textId="77777777" w:rsidR="00FF7688" w:rsidRPr="00FF7688" w:rsidRDefault="00FF7688" w:rsidP="00FF7688">
            <w:pPr>
              <w:pStyle w:val="ListParagraph"/>
              <w:ind w:left="0"/>
              <w:jc w:val="center"/>
            </w:pPr>
            <w:r>
              <w:t>Время от момента инжекции</w:t>
            </w:r>
            <w:r w:rsidRPr="00FF7688">
              <w:t xml:space="preserve">, </w:t>
            </w:r>
            <w:r>
              <w:t>мс</w:t>
            </w:r>
          </w:p>
        </w:tc>
        <w:tc>
          <w:tcPr>
            <w:tcW w:w="3101" w:type="dxa"/>
            <w:vAlign w:val="center"/>
          </w:tcPr>
          <w:p w14:paraId="58792B8D" w14:textId="77777777" w:rsidR="00FF7688" w:rsidRDefault="00FF7688" w:rsidP="00FF7688">
            <w:pPr>
              <w:pStyle w:val="ListParagraph"/>
              <w:ind w:left="0"/>
              <w:jc w:val="center"/>
            </w:pPr>
            <w:r>
              <w:rPr>
                <w:rFonts w:eastAsiaTheme="minorEastAsia"/>
              </w:rPr>
              <w:t xml:space="preserve">Рабочая точка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ν</m:t>
                  </m:r>
                </m:e>
                <m:sub>
                  <m:r>
                    <w:rPr>
                      <w:rFonts w:ascii="Cambria Math" w:hAnsi="Cambria Math"/>
                    </w:rPr>
                    <m:t>x,y</m:t>
                  </m:r>
                </m:sub>
              </m:sSub>
            </m:oMath>
          </w:p>
        </w:tc>
        <w:tc>
          <w:tcPr>
            <w:tcW w:w="3101" w:type="dxa"/>
            <w:vAlign w:val="center"/>
          </w:tcPr>
          <w:p w14:paraId="3B88A959" w14:textId="77777777" w:rsidR="00FF7688" w:rsidRDefault="00FF7688" w:rsidP="00FF7688">
            <w:pPr>
              <w:pStyle w:val="ListParagraph"/>
              <w:ind w:left="0"/>
              <w:jc w:val="center"/>
            </w:pPr>
            <w:r>
              <w:t>Относительно скачка</w:t>
            </w:r>
          </w:p>
        </w:tc>
      </w:tr>
      <w:tr w:rsidR="00FF7688" w14:paraId="4453A6BB" w14:textId="77777777" w:rsidTr="0063465F">
        <w:trPr>
          <w:trHeight w:val="440"/>
          <w:jc w:val="center"/>
        </w:trPr>
        <w:tc>
          <w:tcPr>
            <w:tcW w:w="3101" w:type="dxa"/>
            <w:vAlign w:val="center"/>
          </w:tcPr>
          <w:p w14:paraId="0FDFB523" w14:textId="77777777" w:rsidR="00FF7688" w:rsidRPr="00FF7688" w:rsidRDefault="00FF7688" w:rsidP="00FF7688">
            <w:pPr>
              <w:pStyle w:val="ListParagraph"/>
              <w:ind w:left="0"/>
              <w:jc w:val="center"/>
            </w:pPr>
            <w:r>
              <w:t>290</w:t>
            </w:r>
          </w:p>
        </w:tc>
        <w:tc>
          <w:tcPr>
            <w:tcW w:w="3101" w:type="dxa"/>
            <w:vAlign w:val="center"/>
          </w:tcPr>
          <w:p w14:paraId="1434A748" w14:textId="77777777" w:rsidR="00FF7688" w:rsidRPr="00FF7688" w:rsidRDefault="00FF7688" w:rsidP="00FF7688">
            <w:pPr>
              <w:pStyle w:val="ListParagraph"/>
              <w:ind w:left="0"/>
              <w:jc w:val="center"/>
              <w:rPr>
                <w:rFonts w:ascii="Calibri" w:eastAsia="Calibri" w:hAnsi="Calibri" w:cs="Times New Roman"/>
              </w:rPr>
            </w:pPr>
            <m:oMathPara>
              <m:oMath>
                <m:r>
                  <w:rPr>
                    <w:rFonts w:ascii="Cambria Math" w:hAnsi="Cambria Math"/>
                  </w:rPr>
                  <m:t>9</m:t>
                </m:r>
                <m:r>
                  <w:rPr>
                    <w:rFonts w:ascii="Cambria Math" w:hAnsi="Cambria Math"/>
                    <w:lang w:val="en-US"/>
                  </w:rPr>
                  <m:t>.921×</m:t>
                </m:r>
                <m:r>
                  <w:rPr>
                    <w:rFonts w:ascii="Cambria Math" w:hAnsi="Cambria Math"/>
                  </w:rPr>
                  <m:t>9.842</m:t>
                </m:r>
              </m:oMath>
            </m:oMathPara>
          </w:p>
        </w:tc>
        <w:tc>
          <w:tcPr>
            <w:tcW w:w="3101" w:type="dxa"/>
            <w:vAlign w:val="center"/>
          </w:tcPr>
          <w:p w14:paraId="43022509" w14:textId="77777777" w:rsidR="00FF7688" w:rsidRDefault="00FF7688" w:rsidP="00FF7688">
            <w:pPr>
              <w:pStyle w:val="ListParagraph"/>
              <w:ind w:left="0"/>
              <w:jc w:val="center"/>
            </w:pPr>
            <w:r>
              <w:t>до процедуры скачка</w:t>
            </w:r>
          </w:p>
        </w:tc>
      </w:tr>
      <w:tr w:rsidR="0063465F" w14:paraId="2921FF79" w14:textId="77777777" w:rsidTr="0063465F">
        <w:trPr>
          <w:trHeight w:val="440"/>
          <w:jc w:val="center"/>
        </w:trPr>
        <w:tc>
          <w:tcPr>
            <w:tcW w:w="3101" w:type="dxa"/>
            <w:vAlign w:val="center"/>
          </w:tcPr>
          <w:p w14:paraId="58303351" w14:textId="77777777" w:rsidR="00FF7688" w:rsidRPr="00FF7688" w:rsidRDefault="00FF7688" w:rsidP="00FF7688">
            <w:pPr>
              <w:pStyle w:val="ListParagraph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295</w:t>
            </w:r>
          </w:p>
        </w:tc>
        <w:tc>
          <w:tcPr>
            <w:tcW w:w="3101" w:type="dxa"/>
            <w:vAlign w:val="center"/>
          </w:tcPr>
          <w:p w14:paraId="4C2D8D08" w14:textId="77777777" w:rsidR="00FF7688" w:rsidRPr="00FF7688" w:rsidRDefault="00FF7688" w:rsidP="00FF7688">
            <w:pPr>
              <w:pStyle w:val="ListParagraph"/>
              <w:ind w:left="0"/>
              <w:jc w:val="center"/>
              <w:rPr>
                <w:i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</w:rPr>
                  <m:t>9</m:t>
                </m:r>
                <m:r>
                  <w:rPr>
                    <w:rFonts w:ascii="Cambria Math" w:hAnsi="Cambria Math"/>
                    <w:lang w:val="en-US"/>
                  </w:rPr>
                  <m:t>.917×</m:t>
                </m:r>
                <m:r>
                  <w:rPr>
                    <w:rFonts w:ascii="Cambria Math" w:hAnsi="Cambria Math"/>
                  </w:rPr>
                  <m:t>9.808</m:t>
                </m:r>
              </m:oMath>
            </m:oMathPara>
          </w:p>
        </w:tc>
        <w:tc>
          <w:tcPr>
            <w:tcW w:w="3101" w:type="dxa"/>
            <w:vAlign w:val="center"/>
          </w:tcPr>
          <w:p w14:paraId="0A88473F" w14:textId="77777777" w:rsidR="00FF7688" w:rsidRDefault="00FF7688" w:rsidP="00FF7688">
            <w:pPr>
              <w:pStyle w:val="ListParagraph"/>
              <w:ind w:left="0"/>
              <w:jc w:val="center"/>
            </w:pPr>
            <w:r>
              <w:t>начало процедуры скачка</w:t>
            </w:r>
          </w:p>
        </w:tc>
      </w:tr>
      <w:tr w:rsidR="0063465F" w14:paraId="3F8C04F5" w14:textId="77777777" w:rsidTr="0063465F">
        <w:trPr>
          <w:trHeight w:val="440"/>
          <w:jc w:val="center"/>
        </w:trPr>
        <w:tc>
          <w:tcPr>
            <w:tcW w:w="3101" w:type="dxa"/>
            <w:vAlign w:val="center"/>
          </w:tcPr>
          <w:p w14:paraId="185298A8" w14:textId="77777777" w:rsidR="00FF7688" w:rsidRDefault="00FF7688" w:rsidP="00FF7688">
            <w:pPr>
              <w:pStyle w:val="ListParagraph"/>
              <w:ind w:left="0"/>
              <w:jc w:val="center"/>
            </w:pPr>
            <w:r>
              <w:t>310</w:t>
            </w:r>
          </w:p>
        </w:tc>
        <w:tc>
          <w:tcPr>
            <w:tcW w:w="3101" w:type="dxa"/>
            <w:vAlign w:val="center"/>
          </w:tcPr>
          <w:p w14:paraId="33B71463" w14:textId="77777777" w:rsidR="00FF7688" w:rsidRDefault="00FF7688" w:rsidP="00FF7688">
            <w:pPr>
              <w:pStyle w:val="ListParagraph"/>
              <w:ind w:left="0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9</m:t>
                </m:r>
                <m:r>
                  <w:rPr>
                    <w:rFonts w:ascii="Cambria Math" w:hAnsi="Cambria Math"/>
                    <w:lang w:val="en-US"/>
                  </w:rPr>
                  <m:t>.849×</m:t>
                </m:r>
                <m:r>
                  <w:rPr>
                    <w:rFonts w:ascii="Cambria Math" w:hAnsi="Cambria Math"/>
                  </w:rPr>
                  <m:t>9.787</m:t>
                </m:r>
              </m:oMath>
            </m:oMathPara>
          </w:p>
        </w:tc>
        <w:tc>
          <w:tcPr>
            <w:tcW w:w="3101" w:type="dxa"/>
            <w:vAlign w:val="center"/>
          </w:tcPr>
          <w:p w14:paraId="1195EC04" w14:textId="77777777" w:rsidR="00FF7688" w:rsidRDefault="00FF7688" w:rsidP="00FF7688">
            <w:pPr>
              <w:pStyle w:val="ListParagraph"/>
              <w:ind w:left="0"/>
              <w:jc w:val="center"/>
            </w:pPr>
            <w:r>
              <w:t>середина процедуры скачка</w:t>
            </w:r>
          </w:p>
        </w:tc>
      </w:tr>
      <w:tr w:rsidR="00FF7688" w14:paraId="5EB2C472" w14:textId="77777777" w:rsidTr="0063465F">
        <w:trPr>
          <w:trHeight w:val="440"/>
          <w:jc w:val="center"/>
        </w:trPr>
        <w:tc>
          <w:tcPr>
            <w:tcW w:w="3101" w:type="dxa"/>
            <w:vAlign w:val="center"/>
          </w:tcPr>
          <w:p w14:paraId="79A70AFC" w14:textId="77777777" w:rsidR="00FF7688" w:rsidRDefault="00FF7688" w:rsidP="00FF7688">
            <w:pPr>
              <w:pStyle w:val="ListParagraph"/>
              <w:ind w:left="0"/>
              <w:jc w:val="center"/>
            </w:pPr>
            <w:r>
              <w:t>326</w:t>
            </w:r>
          </w:p>
        </w:tc>
        <w:tc>
          <w:tcPr>
            <w:tcW w:w="3101" w:type="dxa"/>
            <w:vAlign w:val="center"/>
          </w:tcPr>
          <w:p w14:paraId="185D598A" w14:textId="77777777" w:rsidR="00FF7688" w:rsidRPr="00FF7688" w:rsidRDefault="00FF7688" w:rsidP="00FF7688">
            <w:pPr>
              <w:pStyle w:val="ListParagraph"/>
              <w:ind w:left="0"/>
              <w:jc w:val="center"/>
              <w:rPr>
                <w:rFonts w:ascii="Calibri" w:eastAsia="Calibri" w:hAnsi="Calibri" w:cs="Times New Roman"/>
              </w:rPr>
            </w:pPr>
            <m:oMathPara>
              <m:oMath>
                <m:r>
                  <w:rPr>
                    <w:rFonts w:ascii="Cambria Math" w:hAnsi="Cambria Math"/>
                  </w:rPr>
                  <m:t>9</m:t>
                </m:r>
                <m:r>
                  <w:rPr>
                    <w:rFonts w:ascii="Cambria Math" w:hAnsi="Cambria Math"/>
                    <w:lang w:val="en-US"/>
                  </w:rPr>
                  <m:t>.780×</m:t>
                </m:r>
                <m:r>
                  <w:rPr>
                    <w:rFonts w:ascii="Cambria Math" w:hAnsi="Cambria Math"/>
                  </w:rPr>
                  <m:t>9.771</m:t>
                </m:r>
              </m:oMath>
            </m:oMathPara>
          </w:p>
        </w:tc>
        <w:tc>
          <w:tcPr>
            <w:tcW w:w="3101" w:type="dxa"/>
            <w:vAlign w:val="center"/>
          </w:tcPr>
          <w:p w14:paraId="5040BD80" w14:textId="77777777" w:rsidR="00FF7688" w:rsidRDefault="00FF7688" w:rsidP="00FF7688">
            <w:pPr>
              <w:pStyle w:val="ListParagraph"/>
              <w:ind w:left="0"/>
              <w:jc w:val="center"/>
            </w:pPr>
            <w:r>
              <w:t>момент скачка</w:t>
            </w:r>
          </w:p>
        </w:tc>
      </w:tr>
      <w:tr w:rsidR="00FF7688" w14:paraId="6E279EE4" w14:textId="77777777" w:rsidTr="0063465F">
        <w:trPr>
          <w:trHeight w:val="440"/>
          <w:jc w:val="center"/>
        </w:trPr>
        <w:tc>
          <w:tcPr>
            <w:tcW w:w="3101" w:type="dxa"/>
            <w:vAlign w:val="center"/>
          </w:tcPr>
          <w:p w14:paraId="0B27274E" w14:textId="77777777" w:rsidR="00FF7688" w:rsidRDefault="00FF7688" w:rsidP="00FF7688">
            <w:pPr>
              <w:pStyle w:val="ListParagraph"/>
              <w:ind w:left="0"/>
              <w:jc w:val="center"/>
            </w:pPr>
            <w:r>
              <w:t>330</w:t>
            </w:r>
          </w:p>
        </w:tc>
        <w:tc>
          <w:tcPr>
            <w:tcW w:w="3101" w:type="dxa"/>
            <w:vAlign w:val="center"/>
          </w:tcPr>
          <w:p w14:paraId="781B7F4C" w14:textId="77777777" w:rsidR="00FF7688" w:rsidRDefault="00FF7688" w:rsidP="00FF7688">
            <w:pPr>
              <w:pStyle w:val="ListParagraph"/>
              <w:ind w:left="0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9</m:t>
                </m:r>
                <m:r>
                  <w:rPr>
                    <w:rFonts w:ascii="Cambria Math" w:hAnsi="Cambria Math"/>
                    <w:lang w:val="en-US"/>
                  </w:rPr>
                  <m:t>.902×</m:t>
                </m:r>
                <m:r>
                  <w:rPr>
                    <w:rFonts w:ascii="Cambria Math" w:hAnsi="Cambria Math"/>
                  </w:rPr>
                  <m:t>9.809</m:t>
                </m:r>
              </m:oMath>
            </m:oMathPara>
          </w:p>
        </w:tc>
        <w:tc>
          <w:tcPr>
            <w:tcW w:w="3101" w:type="dxa"/>
            <w:vAlign w:val="center"/>
          </w:tcPr>
          <w:p w14:paraId="51EF8E01" w14:textId="77777777" w:rsidR="00FF7688" w:rsidRDefault="004A0476" w:rsidP="00FF7688">
            <w:pPr>
              <w:pStyle w:val="ListParagraph"/>
              <w:ind w:left="0"/>
              <w:jc w:val="center"/>
            </w:pPr>
            <w:r>
              <w:t>п</w:t>
            </w:r>
            <w:r w:rsidR="00FF7688">
              <w:t>осле скачка</w:t>
            </w:r>
          </w:p>
        </w:tc>
      </w:tr>
    </w:tbl>
    <w:p w14:paraId="01078B91" w14:textId="77777777" w:rsidR="00154A8B" w:rsidRDefault="00154A8B" w:rsidP="00EF00D5">
      <w:pPr>
        <w:pStyle w:val="ListParagraph"/>
        <w:ind w:left="0" w:firstLine="324"/>
        <w:jc w:val="both"/>
      </w:pPr>
    </w:p>
    <w:p w14:paraId="1981DB2C" w14:textId="77777777" w:rsidR="00FF7688" w:rsidRPr="00E02420" w:rsidRDefault="00EF00D5" w:rsidP="00A318D6">
      <w:pPr>
        <w:pStyle w:val="ListParagraph"/>
        <w:spacing w:line="360" w:lineRule="auto"/>
        <w:ind w:left="0" w:firstLine="324"/>
        <w:jc w:val="both"/>
        <w:rPr>
          <w:b/>
          <w:bCs/>
        </w:rPr>
      </w:pPr>
      <w:r>
        <w:t xml:space="preserve">Изменение рабочей точки связано с тем, что квадруполи обеспечивающие поднятия критической распложены не точно через полпериода, а также с их конечными размерами. В целом, рабочая точка оптимизирована таким образом, чтобы избежать резонанс связи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ν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ν</m:t>
            </m:r>
          </m:e>
          <m:sub>
            <m:r>
              <w:rPr>
                <w:rFonts w:ascii="Cambria Math" w:hAnsi="Cambria Math"/>
                <w:lang w:val="en-US"/>
              </w:rPr>
              <m:t>y</m:t>
            </m:r>
          </m:sub>
        </m:sSub>
        <m:r>
          <w:rPr>
            <w:rFonts w:ascii="Cambria Math" w:eastAsiaTheme="minorEastAsia" w:hAnsi="Cambria Math"/>
          </w:rPr>
          <m:t>=0</m:t>
        </m:r>
      </m:oMath>
      <w:r w:rsidRPr="00EF00D5">
        <w:t>.</w:t>
      </w:r>
    </w:p>
    <w:p w14:paraId="25C1E1E2" w14:textId="77777777" w:rsidR="00D252E3" w:rsidRPr="00D252E3" w:rsidRDefault="003A7F39" w:rsidP="00717D0E">
      <w:pPr>
        <w:pStyle w:val="Heading2"/>
      </w:pPr>
      <w:bookmarkStart w:id="30" w:name="_Toc153793646"/>
      <w:bookmarkStart w:id="31" w:name="_Toc153794167"/>
      <w:bookmarkStart w:id="32" w:name="_Toc154416550"/>
      <w:r>
        <w:lastRenderedPageBreak/>
        <w:t>Смена фазы ВЧ</w:t>
      </w:r>
      <w:bookmarkEnd w:id="30"/>
      <w:bookmarkEnd w:id="31"/>
      <w:bookmarkEnd w:id="32"/>
    </w:p>
    <w:p w14:paraId="1A03513D" w14:textId="77777777" w:rsidR="00140681" w:rsidRPr="0002143A" w:rsidRDefault="00A318D6" w:rsidP="00A318D6">
      <w:pPr>
        <w:pStyle w:val="ListParagraph"/>
        <w:spacing w:line="276" w:lineRule="auto"/>
        <w:ind w:left="0" w:firstLine="708"/>
        <w:jc w:val="both"/>
      </w:pPr>
      <w:r>
        <w:rPr>
          <w:noProof/>
        </w:rPr>
        <w:drawing>
          <wp:anchor distT="0" distB="0" distL="114300" distR="114300" simplePos="0" relativeHeight="251678720" behindDoc="0" locked="0" layoutInCell="1" allowOverlap="1" wp14:anchorId="290FB8E3" wp14:editId="7FAB42A3">
            <wp:simplePos x="0" y="0"/>
            <wp:positionH relativeFrom="column">
              <wp:posOffset>3084195</wp:posOffset>
            </wp:positionH>
            <wp:positionV relativeFrom="paragraph">
              <wp:posOffset>3775710</wp:posOffset>
            </wp:positionV>
            <wp:extent cx="2850515" cy="2138045"/>
            <wp:effectExtent l="0" t="0" r="0" b="0"/>
            <wp:wrapTopAndBottom/>
            <wp:docPr id="191169459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69459" name="Рисунок 191169459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0515" cy="21380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0CC4A83B" wp14:editId="6F76A21E">
                <wp:simplePos x="0" y="0"/>
                <wp:positionH relativeFrom="column">
                  <wp:posOffset>1270</wp:posOffset>
                </wp:positionH>
                <wp:positionV relativeFrom="paragraph">
                  <wp:posOffset>5942965</wp:posOffset>
                </wp:positionV>
                <wp:extent cx="5928360" cy="363855"/>
                <wp:effectExtent l="0" t="0" r="2540" b="4445"/>
                <wp:wrapTopAndBottom/>
                <wp:docPr id="1294190163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28360" cy="36385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E227928" w14:textId="77777777" w:rsidR="00FB39E6" w:rsidRPr="00846A1B" w:rsidRDefault="00FB39E6" w:rsidP="00FB39E6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Рисунок </w:t>
                            </w:r>
                            <w:fldSimple w:instr=" SEQ Рисунок \* ARABIC ">
                              <w:r w:rsidR="00717D0E">
                                <w:rPr>
                                  <w:noProof/>
                                </w:rPr>
                                <w:t>7</w:t>
                              </w:r>
                            </w:fldSimple>
                            <w:r>
                              <w:t>. Скачок критической энергии на сеансе У-70</w:t>
                            </w:r>
                            <w:r>
                              <w:rPr>
                                <w:noProof/>
                              </w:rPr>
                              <w:t>. Зелная линия – сигнал с фазового датчика, фиолетовая – скачок критической энергии, голубая – сигнал с пикового детектора.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C4A83B" id="_x0000_s1030" type="#_x0000_t202" style="position:absolute;left:0;text-align:left;margin-left:.1pt;margin-top:467.95pt;width:466.8pt;height:28.65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" stroked="f">
                <v:textbox inset="0,0,0,0">
                  <w:txbxContent>
                    <w:p w14:paraId="6E227928" w14:textId="77777777" w:rsidR="00FB39E6" w:rsidRPr="00846A1B" w:rsidRDefault="00FB39E6" w:rsidP="00FB39E6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Рисунок </w:t>
                      </w:r>
                      <w:fldSimple w:instr=" SEQ Рисунок \* ARABIC ">
                        <w:r w:rsidR="00717D0E">
                          <w:rPr>
                            <w:noProof/>
                          </w:rPr>
                          <w:t>7</w:t>
                        </w:r>
                      </w:fldSimple>
                      <w:r>
                        <w:t>. Скачок критической энергии на сеансе У-70</w:t>
                      </w:r>
                      <w:r>
                        <w:rPr>
                          <w:noProof/>
                        </w:rPr>
                        <w:t>. Зелная линия – сигнал с фазового датчика, фиолетовая – скачок критической энергии, голубая – сигнал с пикового детектора.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7696" behindDoc="0" locked="0" layoutInCell="1" allowOverlap="1" wp14:anchorId="35364C10" wp14:editId="3154075D">
            <wp:simplePos x="0" y="0"/>
            <wp:positionH relativeFrom="column">
              <wp:posOffset>1905</wp:posOffset>
            </wp:positionH>
            <wp:positionV relativeFrom="paragraph">
              <wp:posOffset>3749842</wp:posOffset>
            </wp:positionV>
            <wp:extent cx="2857500" cy="2143125"/>
            <wp:effectExtent l="0" t="0" r="0" b="3175"/>
            <wp:wrapTopAndBottom/>
            <wp:docPr id="195105997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059976" name="Рисунок 1951059976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45D59B2F" wp14:editId="2EAF2FB8">
                <wp:simplePos x="0" y="0"/>
                <wp:positionH relativeFrom="column">
                  <wp:posOffset>1270</wp:posOffset>
                </wp:positionH>
                <wp:positionV relativeFrom="paragraph">
                  <wp:posOffset>3477895</wp:posOffset>
                </wp:positionV>
                <wp:extent cx="5928360" cy="635"/>
                <wp:effectExtent l="0" t="0" r="2540" b="0"/>
                <wp:wrapTopAndBottom/>
                <wp:docPr id="179433747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283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13E3DB0" w14:textId="77777777" w:rsidR="00FB39E6" w:rsidRPr="006802B5" w:rsidRDefault="00FB39E6" w:rsidP="00FB39E6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Рисунок </w:t>
                            </w:r>
                            <w:fldSimple w:instr=" SEQ Рисунок \* ARABIC ">
                              <w:r w:rsidR="00717D0E">
                                <w:rPr>
                                  <w:noProof/>
                                </w:rPr>
                                <w:t>6</w:t>
                              </w:r>
                            </w:fldSimple>
                            <w:r>
                              <w:t xml:space="preserve">. </w:t>
                            </w:r>
                            <w:r w:rsidRPr="00525EDC">
                              <w:t>Продольная линейная плотность сгустка относительно фазы ВЧ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5D59B2F" id="_x0000_s1031" type="#_x0000_t202" style="position:absolute;left:0;text-align:left;margin-left:.1pt;margin-top:273.85pt;width:466.8pt;height:.05pt;z-index:2517094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" stroked="f">
                <v:textbox style="mso-fit-shape-to-text:t" inset="0,0,0,0">
                  <w:txbxContent>
                    <w:p w14:paraId="713E3DB0" w14:textId="77777777" w:rsidR="00FB39E6" w:rsidRPr="006802B5" w:rsidRDefault="00FB39E6" w:rsidP="00FB39E6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Рисунок </w:t>
                      </w:r>
                      <w:fldSimple w:instr=" SEQ Рисунок \* ARABIC ">
                        <w:r w:rsidR="00717D0E">
                          <w:rPr>
                            <w:noProof/>
                          </w:rPr>
                          <w:t>6</w:t>
                        </w:r>
                      </w:fldSimple>
                      <w:r>
                        <w:t xml:space="preserve">. </w:t>
                      </w:r>
                      <w:r w:rsidRPr="00525EDC">
                        <w:t>Продольная линейная плотность сгустка относительно фазы ВЧ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6672" behindDoc="0" locked="0" layoutInCell="1" allowOverlap="1" wp14:anchorId="11C670ED" wp14:editId="74671315">
            <wp:simplePos x="0" y="0"/>
            <wp:positionH relativeFrom="column">
              <wp:posOffset>1558925</wp:posOffset>
            </wp:positionH>
            <wp:positionV relativeFrom="paragraph">
              <wp:posOffset>1277152</wp:posOffset>
            </wp:positionV>
            <wp:extent cx="3044190" cy="2139315"/>
            <wp:effectExtent l="0" t="0" r="3810" b="0"/>
            <wp:wrapTopAndBottom/>
            <wp:docPr id="9333673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367321" name="Рисунок 933367321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4190" cy="2139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40681">
        <w:t xml:space="preserve">Независимо от способа прохождения критической энергии, фаза ускоряющего поля меняется </w:t>
      </w:r>
      <w:r w:rsidR="00077008">
        <w:t xml:space="preserve">в соответствии с уравнением </w:t>
      </w:r>
      <w:r w:rsidR="00077008" w:rsidRPr="00077008">
        <w:t>(</w:t>
      </w:r>
      <w:r w:rsidR="00077008">
        <w:t>3</w:t>
      </w:r>
      <w:r w:rsidR="00077008" w:rsidRPr="00077008">
        <w:t>)</w:t>
      </w:r>
      <w:r w:rsidR="00077008">
        <w:t xml:space="preserve"> стабильности фазового движения. На рис.</w:t>
      </w:r>
      <w:r w:rsidRPr="00A318D6">
        <w:t>6</w:t>
      </w:r>
      <w:r w:rsidR="00077008">
        <w:t xml:space="preserve"> представлена временная длительность пучка относительно фазы ВЧ, видно, что в момент скачка критической энергии, также видны и продольные квадрупольные колебания</w:t>
      </w:r>
      <w:r w:rsidR="00953C2C">
        <w:t>. Момент скачка виден и на рис.</w:t>
      </w:r>
      <w:r w:rsidRPr="00A318D6">
        <w:t>7</w:t>
      </w:r>
      <w:r w:rsidR="0002143A" w:rsidRPr="0002143A">
        <w:t xml:space="preserve"> </w:t>
      </w:r>
      <w:r w:rsidR="0002143A">
        <w:t>сигнал с фазового датчика отражает постепенную подстройку фазы пучка и ВЧ.</w:t>
      </w:r>
    </w:p>
    <w:p w14:paraId="0C5060DA" w14:textId="77777777" w:rsidR="003A7F39" w:rsidRDefault="003A7F39" w:rsidP="00717D0E">
      <w:pPr>
        <w:pStyle w:val="Heading2"/>
      </w:pPr>
      <w:bookmarkStart w:id="33" w:name="_Toc153793647"/>
      <w:bookmarkStart w:id="34" w:name="_Toc153794168"/>
      <w:bookmarkStart w:id="35" w:name="_Toc154416551"/>
      <w:r>
        <w:t>Подавление хроматичности</w:t>
      </w:r>
      <w:bookmarkEnd w:id="33"/>
      <w:bookmarkEnd w:id="34"/>
      <w:bookmarkEnd w:id="35"/>
    </w:p>
    <w:p w14:paraId="02A03233" w14:textId="77777777" w:rsidR="00753E0C" w:rsidRDefault="00D252E3" w:rsidP="00A318D6">
      <w:pPr>
        <w:pStyle w:val="ListParagraph"/>
        <w:ind w:left="0" w:firstLine="504"/>
      </w:pPr>
      <w:r>
        <w:tab/>
      </w:r>
      <w:r w:rsidR="00953C2C">
        <w:t>Аналогично, прохождению без скачка, г</w:t>
      </w:r>
      <w:r>
        <w:t xml:space="preserve">радиент секступолей подбирается таким образом, чтобы обеспечить хроматичность </w:t>
      </w:r>
      <w:commentRangeStart w:id="36"/>
      <w:r>
        <w:t>около</w:t>
      </w:r>
      <w:r w:rsidR="00953C2C"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C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y</m:t>
            </m:r>
          </m:sub>
        </m:sSub>
        <m:r>
          <w:rPr>
            <w:rFonts w:ascii="Cambria Math" w:eastAsiaTheme="minorEastAsia" w:hAnsi="Cambria Math"/>
          </w:rPr>
          <m:t>≈-1</m:t>
        </m:r>
      </m:oMath>
      <w:r>
        <w:t xml:space="preserve"> </w:t>
      </w:r>
      <w:r w:rsidR="00953C2C">
        <w:t>до скачка (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γ</m:t>
            </m:r>
            <m:r>
              <w:rPr>
                <w:rFonts w:ascii="Cambria Math" w:hAnsi="Cambria Math"/>
              </w:rPr>
              <m:t>&lt;</m:t>
            </m:r>
            <m:r>
              <w:rPr>
                <w:rFonts w:ascii="Cambria Math" w:hAnsi="Cambria Math"/>
                <w:lang w:val="en-US"/>
              </w:rPr>
              <m:t>γ</m:t>
            </m:r>
          </m:e>
          <m:sub>
            <m:r>
              <w:rPr>
                <w:rFonts w:ascii="Cambria Math" w:hAnsi="Cambria Math"/>
                <w:lang w:val="en-US"/>
              </w:rPr>
              <m:t>tr</m:t>
            </m:r>
          </m:sub>
        </m:sSub>
        <m:r>
          <w:rPr>
            <w:rFonts w:ascii="Cambria Math" w:eastAsiaTheme="minorEastAsia" w:hAnsi="Cambria Math"/>
          </w:rPr>
          <m:t>, η&lt;0</m:t>
        </m:r>
      </m:oMath>
      <w:r w:rsidR="00953C2C">
        <w:t xml:space="preserve">) </w:t>
      </w:r>
      <w:r>
        <w:t xml:space="preserve">и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C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y</m:t>
            </m:r>
          </m:sub>
        </m:sSub>
        <m:r>
          <w:rPr>
            <w:rFonts w:ascii="Cambria Math" w:eastAsiaTheme="minorEastAsia" w:hAnsi="Cambria Math"/>
          </w:rPr>
          <m:t>≈1</m:t>
        </m:r>
      </m:oMath>
      <w:r w:rsidR="00953C2C">
        <w:t xml:space="preserve"> </w:t>
      </w:r>
      <w:commentRangeEnd w:id="36"/>
      <w:r w:rsidR="00F25554">
        <w:rPr>
          <w:rStyle w:val="CommentReference"/>
        </w:rPr>
        <w:commentReference w:id="36"/>
      </w:r>
      <w:r>
        <w:t xml:space="preserve">после </w:t>
      </w:r>
      <w:r w:rsidR="00953C2C">
        <w:t>скачка (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γ</m:t>
            </m:r>
            <m:r>
              <w:rPr>
                <w:rFonts w:ascii="Cambria Math" w:hAnsi="Cambria Math"/>
              </w:rPr>
              <m:t>&gt;</m:t>
            </m:r>
            <m:r>
              <w:rPr>
                <w:rFonts w:ascii="Cambria Math" w:hAnsi="Cambria Math"/>
                <w:lang w:val="en-US"/>
              </w:rPr>
              <m:t>γ</m:t>
            </m:r>
          </m:e>
          <m:sub>
            <m:r>
              <w:rPr>
                <w:rFonts w:ascii="Cambria Math" w:hAnsi="Cambria Math"/>
                <w:lang w:val="en-US"/>
              </w:rPr>
              <m:t>tr</m:t>
            </m:r>
          </m:sub>
        </m:sSub>
        <m:r>
          <w:rPr>
            <w:rFonts w:ascii="Cambria Math" w:eastAsiaTheme="minorEastAsia" w:hAnsi="Cambria Math"/>
          </w:rPr>
          <m:t>, η&gt;0</m:t>
        </m:r>
      </m:oMath>
      <w:r w:rsidR="00953C2C">
        <w:t>)</w:t>
      </w:r>
    </w:p>
    <w:p w14:paraId="56B283B0" w14:textId="77777777" w:rsidR="006862A9" w:rsidRDefault="006862A9" w:rsidP="00717D0E">
      <w:pPr>
        <w:pStyle w:val="Heading2"/>
      </w:pPr>
      <w:bookmarkStart w:id="37" w:name="_Toc154416552"/>
      <w:r>
        <w:t>Моделирование продольной динамики</w:t>
      </w:r>
      <w:bookmarkEnd w:id="37"/>
    </w:p>
    <w:p w14:paraId="1972DF21" w14:textId="77777777" w:rsidR="00080D48" w:rsidRPr="00717D0E" w:rsidRDefault="006862A9" w:rsidP="00140681">
      <w:r>
        <w:tab/>
      </w:r>
      <w:r w:rsidR="0052116C">
        <w:t xml:space="preserve">Численные оценки выполнены аналогично для схемы прохождения критической энергии со скачком в У-70 для различных импедансов и интенсивностей и представлены в таблице </w:t>
      </w:r>
      <w:r w:rsidR="00717D0E" w:rsidRPr="00717D0E">
        <w:t>5</w:t>
      </w:r>
      <w:r w:rsidR="00717D0E">
        <w:t xml:space="preserve"> и на рис.</w:t>
      </w:r>
      <w:r w:rsidR="00717D0E" w:rsidRPr="00717D0E">
        <w:t>8-9</w:t>
      </w:r>
    </w:p>
    <w:p w14:paraId="66E6C22A" w14:textId="77777777" w:rsidR="006707C4" w:rsidRDefault="00787E3D" w:rsidP="006707C4">
      <w:pPr>
        <w:pStyle w:val="Caption"/>
        <w:keepNext/>
      </w:pPr>
      <w:r>
        <w:rPr>
          <w:noProof/>
        </w:rPr>
        <w:lastRenderedPageBreak/>
        <w:drawing>
          <wp:anchor distT="0" distB="0" distL="114300" distR="114300" simplePos="0" relativeHeight="251713536" behindDoc="0" locked="0" layoutInCell="1" allowOverlap="1" wp14:anchorId="295483D1" wp14:editId="2A51BA13">
            <wp:simplePos x="0" y="0"/>
            <wp:positionH relativeFrom="column">
              <wp:posOffset>2171700</wp:posOffset>
            </wp:positionH>
            <wp:positionV relativeFrom="paragraph">
              <wp:posOffset>4110355</wp:posOffset>
            </wp:positionV>
            <wp:extent cx="1831975" cy="1858645"/>
            <wp:effectExtent l="0" t="0" r="0" b="0"/>
            <wp:wrapTopAndBottom/>
            <wp:docPr id="69813907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13907" name="Рисунок 69813907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1975" cy="1858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14560" behindDoc="0" locked="0" layoutInCell="1" allowOverlap="1" wp14:anchorId="1C5C39E1" wp14:editId="19253173">
            <wp:simplePos x="0" y="0"/>
            <wp:positionH relativeFrom="column">
              <wp:posOffset>4113530</wp:posOffset>
            </wp:positionH>
            <wp:positionV relativeFrom="paragraph">
              <wp:posOffset>4114800</wp:posOffset>
            </wp:positionV>
            <wp:extent cx="1824990" cy="1851025"/>
            <wp:effectExtent l="0" t="0" r="3810" b="3175"/>
            <wp:wrapTopAndBottom/>
            <wp:docPr id="159015377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153779" name="Рисунок 1590153779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4990" cy="1851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12512" behindDoc="0" locked="0" layoutInCell="1" allowOverlap="1" wp14:anchorId="42E6D1E8" wp14:editId="724C8914">
            <wp:simplePos x="0" y="0"/>
            <wp:positionH relativeFrom="column">
              <wp:posOffset>6350</wp:posOffset>
            </wp:positionH>
            <wp:positionV relativeFrom="paragraph">
              <wp:posOffset>4368511</wp:posOffset>
            </wp:positionV>
            <wp:extent cx="2058670" cy="1600835"/>
            <wp:effectExtent l="0" t="0" r="0" b="0"/>
            <wp:wrapTopAndBottom/>
            <wp:docPr id="2143026958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026958" name="Рисунок 2143026958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8670" cy="1600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80D48">
        <w:rPr>
          <w:noProof/>
        </w:rPr>
        <w:drawing>
          <wp:anchor distT="0" distB="0" distL="114300" distR="114300" simplePos="0" relativeHeight="251716608" behindDoc="0" locked="0" layoutInCell="1" allowOverlap="1" wp14:anchorId="6CF6E34F" wp14:editId="567B3B78">
            <wp:simplePos x="0" y="0"/>
            <wp:positionH relativeFrom="column">
              <wp:posOffset>2161540</wp:posOffset>
            </wp:positionH>
            <wp:positionV relativeFrom="paragraph">
              <wp:posOffset>6177915</wp:posOffset>
            </wp:positionV>
            <wp:extent cx="1824990" cy="1850390"/>
            <wp:effectExtent l="0" t="0" r="3810" b="3810"/>
            <wp:wrapTopAndBottom/>
            <wp:docPr id="72678996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789962" name="Рисунок 726789962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4990" cy="1850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80D48">
        <w:rPr>
          <w:noProof/>
        </w:rPr>
        <w:drawing>
          <wp:anchor distT="0" distB="0" distL="114300" distR="114300" simplePos="0" relativeHeight="251715584" behindDoc="0" locked="0" layoutInCell="1" allowOverlap="1" wp14:anchorId="50A5487A" wp14:editId="537CB585">
            <wp:simplePos x="0" y="0"/>
            <wp:positionH relativeFrom="column">
              <wp:posOffset>-2540</wp:posOffset>
            </wp:positionH>
            <wp:positionV relativeFrom="paragraph">
              <wp:posOffset>6397625</wp:posOffset>
            </wp:positionV>
            <wp:extent cx="2084070" cy="1621155"/>
            <wp:effectExtent l="0" t="0" r="0" b="4445"/>
            <wp:wrapTopAndBottom/>
            <wp:docPr id="563588739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588739" name="Рисунок 563588739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4070" cy="1621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80D48">
        <w:rPr>
          <w:noProof/>
        </w:rPr>
        <w:drawing>
          <wp:anchor distT="0" distB="0" distL="114300" distR="114300" simplePos="0" relativeHeight="251717632" behindDoc="0" locked="0" layoutInCell="1" allowOverlap="1" wp14:anchorId="27C89120" wp14:editId="547434CB">
            <wp:simplePos x="0" y="0"/>
            <wp:positionH relativeFrom="column">
              <wp:posOffset>4105910</wp:posOffset>
            </wp:positionH>
            <wp:positionV relativeFrom="paragraph">
              <wp:posOffset>6187325</wp:posOffset>
            </wp:positionV>
            <wp:extent cx="1824990" cy="1851025"/>
            <wp:effectExtent l="0" t="0" r="3810" b="3175"/>
            <wp:wrapTopAndBottom/>
            <wp:docPr id="2132124149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124149" name="Рисунок 2132124149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4990" cy="1851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707C4">
        <w:t xml:space="preserve">Таблица </w:t>
      </w:r>
      <w:fldSimple w:instr=" SEQ Таблица \* ARABIC ">
        <w:r w:rsidR="006707C4">
          <w:rPr>
            <w:noProof/>
          </w:rPr>
          <w:t>5</w:t>
        </w:r>
      </w:fldSimple>
      <w:r w:rsidR="006707C4">
        <w:t>.</w:t>
      </w:r>
      <w:r w:rsidR="006707C4" w:rsidRPr="006707C4">
        <w:t xml:space="preserve"> </w:t>
      </w:r>
      <w:r w:rsidR="006707C4">
        <w:t xml:space="preserve">Результаты численного моделирования прохождения критической энергии скачком с учётом влияния различных импедансов для </w:t>
      </w:r>
      <w:r w:rsidR="00717D0E">
        <w:t>различных интенсивностей</w:t>
      </w:r>
      <w:r w:rsidR="006707C4">
        <w:t>.</w:t>
      </w:r>
    </w:p>
    <w:tbl>
      <w:tblPr>
        <w:tblStyle w:val="TableGrid"/>
        <w:tblpPr w:leftFromText="180" w:rightFromText="180" w:vertAnchor="text" w:horzAnchor="margin" w:tblpY="-98"/>
        <w:tblW w:w="0" w:type="auto"/>
        <w:tblLook w:val="04A0" w:firstRow="1" w:lastRow="0" w:firstColumn="1" w:lastColumn="0" w:noHBand="0" w:noVBand="1"/>
      </w:tblPr>
      <w:tblGrid>
        <w:gridCol w:w="3730"/>
        <w:gridCol w:w="1771"/>
        <w:gridCol w:w="3520"/>
      </w:tblGrid>
      <w:tr w:rsidR="00C33CB2" w14:paraId="444C486A" w14:textId="77777777" w:rsidTr="00C33CB2">
        <w:trPr>
          <w:trHeight w:val="599"/>
        </w:trPr>
        <w:tc>
          <w:tcPr>
            <w:tcW w:w="3730" w:type="dxa"/>
            <w:vAlign w:val="center"/>
          </w:tcPr>
          <w:p w14:paraId="3DB3A28B" w14:textId="77777777" w:rsidR="00C33CB2" w:rsidRPr="00B3664B" w:rsidRDefault="00C33CB2" w:rsidP="00787E3D">
            <w:pPr>
              <w:jc w:val="center"/>
              <w:rPr>
                <w:i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 xml:space="preserve">Скачок 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γ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tr</m:t>
                    </m:r>
                  </m:sub>
                </m:sSub>
              </m:oMath>
            </m:oMathPara>
          </w:p>
        </w:tc>
        <w:tc>
          <w:tcPr>
            <w:tcW w:w="1771" w:type="dxa"/>
            <w:vAlign w:val="center"/>
          </w:tcPr>
          <w:p w14:paraId="2F6F8DCE" w14:textId="77777777" w:rsidR="00C33CB2" w:rsidRDefault="00C33CB2" w:rsidP="00787E3D">
            <w:pPr>
              <w:jc w:val="center"/>
            </w:pPr>
            <w:r>
              <w:t>Сохранение пучка</w:t>
            </w:r>
            <w:r>
              <w:rPr>
                <w:lang w:val="en-US"/>
              </w:rPr>
              <w:t xml:space="preserve"> (9 </w:t>
            </w:r>
            <w:r>
              <w:t>ГэВ</w:t>
            </w:r>
            <w:r>
              <w:rPr>
                <w:lang w:val="en-US"/>
              </w:rPr>
              <w:t>)</w:t>
            </w:r>
          </w:p>
        </w:tc>
        <w:tc>
          <w:tcPr>
            <w:tcW w:w="3520" w:type="dxa"/>
            <w:vAlign w:val="center"/>
          </w:tcPr>
          <w:p w14:paraId="659FF379" w14:textId="77777777" w:rsidR="00C33CB2" w:rsidRDefault="00C33CB2" w:rsidP="00787E3D">
            <w:pPr>
              <w:jc w:val="center"/>
            </w:pPr>
            <w:r>
              <w:t>Особенности</w:t>
            </w:r>
          </w:p>
        </w:tc>
      </w:tr>
      <w:tr w:rsidR="00C33CB2" w14:paraId="209B99C1" w14:textId="77777777" w:rsidTr="00C33CB2">
        <w:trPr>
          <w:trHeight w:val="850"/>
        </w:trPr>
        <w:tc>
          <w:tcPr>
            <w:tcW w:w="3730" w:type="dxa"/>
            <w:vAlign w:val="center"/>
          </w:tcPr>
          <w:p w14:paraId="3D82F415" w14:textId="77777777" w:rsidR="00C33CB2" w:rsidRDefault="00C33CB2" w:rsidP="00787E3D">
            <w:pPr>
              <w:jc w:val="center"/>
            </w:pPr>
            <w:r>
              <w:t>Без импеданса</w:t>
            </w:r>
          </w:p>
          <w:p w14:paraId="63DAA0D8" w14:textId="77777777" w:rsidR="00C33CB2" w:rsidRPr="00877E63" w:rsidRDefault="00000000" w:rsidP="00787E3D">
            <w:pPr>
              <w:jc w:val="center"/>
              <w:rPr>
                <w:rFonts w:eastAsiaTheme="minorEastAsia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α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/>
                    <w:lang w:val="en-US"/>
                  </w:rPr>
                  <m:t>=0</m:t>
                </m:r>
              </m:oMath>
            </m:oMathPara>
          </w:p>
          <w:p w14:paraId="555968CB" w14:textId="77777777" w:rsidR="00C33CB2" w:rsidRPr="00DC1DF9" w:rsidRDefault="00C33CB2" w:rsidP="00787E3D">
            <w:pPr>
              <w:jc w:val="center"/>
            </w:pPr>
            <w:r>
              <w:t xml:space="preserve">Интенсивность </w:t>
            </w:r>
            <m:oMath>
              <m:r>
                <m:rPr>
                  <m:sty m:val="p"/>
                </m:rPr>
                <w:rPr>
                  <w:rFonts w:ascii="Cambria Math" w:hAnsi="Cambria Math"/>
                </w:rPr>
                <m:t>4×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11</m:t>
                  </m:r>
                </m:sup>
              </m:sSup>
            </m:oMath>
            <w:r>
              <w:rPr>
                <w:rFonts w:eastAsiaTheme="minorEastAsia"/>
                <w:lang w:val="en-US"/>
              </w:rPr>
              <w:t xml:space="preserve"> ppb</w:t>
            </w:r>
          </w:p>
        </w:tc>
        <w:tc>
          <w:tcPr>
            <w:tcW w:w="1771" w:type="dxa"/>
            <w:vAlign w:val="center"/>
          </w:tcPr>
          <w:p w14:paraId="621603EB" w14:textId="77777777" w:rsidR="00C33CB2" w:rsidRPr="001338D2" w:rsidRDefault="00C33CB2" w:rsidP="00787E3D">
            <w:pPr>
              <w:jc w:val="center"/>
            </w:pPr>
            <w:r>
              <w:rPr>
                <w:lang w:val="en-US"/>
              </w:rPr>
              <w:t>100%</w:t>
            </w:r>
          </w:p>
        </w:tc>
        <w:tc>
          <w:tcPr>
            <w:tcW w:w="3520" w:type="dxa"/>
            <w:vAlign w:val="center"/>
          </w:tcPr>
          <w:p w14:paraId="01A135DA" w14:textId="77777777" w:rsidR="00C33CB2" w:rsidRPr="00981F0F" w:rsidRDefault="00C33CB2" w:rsidP="00787E3D">
            <w:pPr>
              <w:jc w:val="center"/>
            </w:pPr>
            <w:r>
              <w:t>Длина сгустка не значительно сокращается</w:t>
            </w:r>
          </w:p>
        </w:tc>
      </w:tr>
      <w:tr w:rsidR="00C33CB2" w14:paraId="064A6BEE" w14:textId="77777777" w:rsidTr="00C33CB2">
        <w:trPr>
          <w:trHeight w:val="874"/>
        </w:trPr>
        <w:tc>
          <w:tcPr>
            <w:tcW w:w="3730" w:type="dxa"/>
            <w:vAlign w:val="center"/>
          </w:tcPr>
          <w:p w14:paraId="0C664561" w14:textId="77777777" w:rsidR="00C33CB2" w:rsidRDefault="00C33CB2" w:rsidP="00787E3D">
            <w:pPr>
              <w:jc w:val="center"/>
            </w:pPr>
            <w:r>
              <w:t>Без импеданса</w:t>
            </w:r>
          </w:p>
          <w:p w14:paraId="4A80450F" w14:textId="77777777" w:rsidR="00C33CB2" w:rsidRPr="00877E63" w:rsidRDefault="00000000" w:rsidP="00787E3D">
            <w:pPr>
              <w:jc w:val="center"/>
              <w:rPr>
                <w:rFonts w:eastAsiaTheme="minorEastAsia"/>
                <w:i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α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=0.01</m:t>
                </m:r>
              </m:oMath>
            </m:oMathPara>
          </w:p>
          <w:p w14:paraId="35E63617" w14:textId="77777777" w:rsidR="00C33CB2" w:rsidRPr="00DC1DF9" w:rsidRDefault="00C33CB2" w:rsidP="00787E3D">
            <w:pPr>
              <w:jc w:val="center"/>
              <w:rPr>
                <w:i/>
              </w:rPr>
            </w:pPr>
            <w:r>
              <w:t xml:space="preserve">Интенсивность </w:t>
            </w:r>
            <m:oMath>
              <m:r>
                <m:rPr>
                  <m:sty m:val="p"/>
                </m:rPr>
                <w:rPr>
                  <w:rFonts w:ascii="Cambria Math" w:hAnsi="Cambria Math"/>
                </w:rPr>
                <m:t>4×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11</m:t>
                  </m:r>
                </m:sup>
              </m:sSup>
            </m:oMath>
            <w:r>
              <w:rPr>
                <w:rFonts w:eastAsiaTheme="minorEastAsia"/>
                <w:lang w:val="en-US"/>
              </w:rPr>
              <w:t xml:space="preserve"> ppb</w:t>
            </w:r>
          </w:p>
        </w:tc>
        <w:tc>
          <w:tcPr>
            <w:tcW w:w="1771" w:type="dxa"/>
            <w:vAlign w:val="center"/>
          </w:tcPr>
          <w:p w14:paraId="5BB5E639" w14:textId="77777777" w:rsidR="00C33CB2" w:rsidRPr="00726404" w:rsidRDefault="00C33CB2" w:rsidP="00787E3D">
            <w:pPr>
              <w:jc w:val="center"/>
              <w:rPr>
                <w:lang w:val="en-US"/>
              </w:rPr>
            </w:pPr>
            <w:r>
              <w:t>100</w:t>
            </w:r>
            <w:r>
              <w:rPr>
                <w:lang w:val="en-US"/>
              </w:rPr>
              <w:t>%</w:t>
            </w:r>
          </w:p>
        </w:tc>
        <w:tc>
          <w:tcPr>
            <w:tcW w:w="3520" w:type="dxa"/>
            <w:vAlign w:val="center"/>
          </w:tcPr>
          <w:p w14:paraId="6C4DF8B0" w14:textId="77777777" w:rsidR="00C33CB2" w:rsidRDefault="00C33CB2" w:rsidP="00787E3D">
            <w:pPr>
              <w:jc w:val="center"/>
            </w:pPr>
            <w:r>
              <w:t>Нелинейность отсутствует</w:t>
            </w:r>
          </w:p>
        </w:tc>
      </w:tr>
      <w:tr w:rsidR="00C33CB2" w14:paraId="0DCC4B12" w14:textId="77777777" w:rsidTr="00C33CB2">
        <w:trPr>
          <w:trHeight w:val="874"/>
        </w:trPr>
        <w:tc>
          <w:tcPr>
            <w:tcW w:w="3730" w:type="dxa"/>
            <w:vAlign w:val="center"/>
          </w:tcPr>
          <w:p w14:paraId="701B43D4" w14:textId="77777777" w:rsidR="00C33CB2" w:rsidRPr="00877E63" w:rsidRDefault="00C33CB2" w:rsidP="00787E3D">
            <w:pPr>
              <w:jc w:val="center"/>
              <w:rPr>
                <w:rFonts w:eastAsiaTheme="minorEastAsia"/>
                <w:iCs/>
              </w:rPr>
            </w:pPr>
            <w:r>
              <w:t xml:space="preserve">Импеданс </w:t>
            </w:r>
            <m:oMath>
              <m:f>
                <m:fPr>
                  <m:type m:val="lin"/>
                  <m:ctrlPr>
                    <w:rPr>
                      <w:rFonts w:ascii="Cambria Math" w:hAnsi="Cambria Math" w:cs="Times New Roman"/>
                      <w:i/>
                      <w:iCs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n</m:t>
                      </m:r>
                    </m:sub>
                  </m:sSub>
                </m:num>
                <m:den>
                  <m:r>
                    <w:rPr>
                      <w:rFonts w:ascii="Cambria Math" w:hAnsi="Cambria Math" w:cs="Times New Roman"/>
                      <w:lang w:val="en-US"/>
                    </w:rPr>
                    <m:t>n</m:t>
                  </m:r>
                </m:den>
              </m:f>
              <m:r>
                <w:rPr>
                  <w:rFonts w:ascii="Cambria Math" w:eastAsiaTheme="minorEastAsia" w:hAnsi="Cambria Math"/>
                </w:rPr>
                <m:t>=-i∙10</m:t>
              </m:r>
            </m:oMath>
          </w:p>
          <w:p w14:paraId="610608F6" w14:textId="77777777" w:rsidR="00C33CB2" w:rsidRPr="00877E63" w:rsidRDefault="00000000" w:rsidP="00787E3D">
            <w:pPr>
              <w:jc w:val="center"/>
              <w:rPr>
                <w:rFonts w:eastAsiaTheme="minorEastAsia"/>
                <w:iCs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α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=0.01</m:t>
                </m:r>
              </m:oMath>
            </m:oMathPara>
          </w:p>
          <w:p w14:paraId="3F92A367" w14:textId="77777777" w:rsidR="00C33CB2" w:rsidRPr="00DC1DF9" w:rsidRDefault="00C33CB2" w:rsidP="00787E3D">
            <w:pPr>
              <w:jc w:val="center"/>
              <w:rPr>
                <w:lang w:val="en-US"/>
              </w:rPr>
            </w:pPr>
            <w:r>
              <w:t xml:space="preserve">Интенсивность </w:t>
            </w:r>
            <m:oMath>
              <m:r>
                <m:rPr>
                  <m:sty m:val="p"/>
                </m:rPr>
                <w:rPr>
                  <w:rFonts w:ascii="Cambria Math" w:hAnsi="Cambria Math"/>
                </w:rPr>
                <m:t>4×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11</m:t>
                  </m:r>
                </m:sup>
              </m:sSup>
            </m:oMath>
            <w:r>
              <w:rPr>
                <w:rFonts w:eastAsiaTheme="minorEastAsia"/>
                <w:lang w:val="en-US"/>
              </w:rPr>
              <w:t xml:space="preserve"> ppb</w:t>
            </w:r>
          </w:p>
        </w:tc>
        <w:tc>
          <w:tcPr>
            <w:tcW w:w="1771" w:type="dxa"/>
            <w:vAlign w:val="center"/>
          </w:tcPr>
          <w:p w14:paraId="77937EAE" w14:textId="77777777" w:rsidR="00C33CB2" w:rsidRDefault="00C33CB2" w:rsidP="00787E3D">
            <w:pPr>
              <w:jc w:val="center"/>
            </w:pPr>
            <w:r>
              <w:t>100</w:t>
            </w:r>
            <w:r>
              <w:rPr>
                <w:lang w:val="en-US"/>
              </w:rPr>
              <w:t>%</w:t>
            </w:r>
          </w:p>
        </w:tc>
        <w:tc>
          <w:tcPr>
            <w:tcW w:w="3520" w:type="dxa"/>
            <w:vAlign w:val="center"/>
          </w:tcPr>
          <w:p w14:paraId="706FD85D" w14:textId="77777777" w:rsidR="00C33CB2" w:rsidRDefault="00C33CB2" w:rsidP="00787E3D">
            <w:pPr>
              <w:jc w:val="center"/>
            </w:pPr>
            <w:r>
              <w:t xml:space="preserve">Уменьшение длины после скачка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γ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tr</m:t>
                  </m:r>
                </m:sub>
              </m:sSub>
            </m:oMath>
          </w:p>
        </w:tc>
      </w:tr>
      <w:tr w:rsidR="00C33CB2" w14:paraId="6ED4473C" w14:textId="77777777" w:rsidTr="00C33CB2">
        <w:trPr>
          <w:trHeight w:val="874"/>
        </w:trPr>
        <w:tc>
          <w:tcPr>
            <w:tcW w:w="3730" w:type="dxa"/>
            <w:vAlign w:val="center"/>
          </w:tcPr>
          <w:p w14:paraId="71689893" w14:textId="77777777" w:rsidR="00C33CB2" w:rsidRDefault="00C33CB2" w:rsidP="00787E3D">
            <w:pPr>
              <w:jc w:val="center"/>
              <w:rPr>
                <w:rFonts w:eastAsiaTheme="minorEastAsia"/>
                <w:iCs/>
              </w:rPr>
            </w:pPr>
            <w:r>
              <w:t xml:space="preserve">Импеданс </w:t>
            </w:r>
            <m:oMath>
              <m:f>
                <m:fPr>
                  <m:type m:val="lin"/>
                  <m:ctrlPr>
                    <w:rPr>
                      <w:rFonts w:ascii="Cambria Math" w:hAnsi="Cambria Math" w:cs="Times New Roman"/>
                      <w:i/>
                      <w:iCs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n</m:t>
                      </m:r>
                    </m:sub>
                  </m:sSub>
                </m:num>
                <m:den>
                  <m:r>
                    <w:rPr>
                      <w:rFonts w:ascii="Cambria Math" w:hAnsi="Cambria Math" w:cs="Times New Roman"/>
                      <w:lang w:val="en-US"/>
                    </w:rPr>
                    <m:t>n</m:t>
                  </m:r>
                </m:den>
              </m:f>
              <m:r>
                <w:rPr>
                  <w:rFonts w:ascii="Cambria Math" w:eastAsiaTheme="minorEastAsia" w:hAnsi="Cambria Math"/>
                </w:rPr>
                <m:t>=+i∙10</m:t>
              </m:r>
            </m:oMath>
          </w:p>
          <w:p w14:paraId="54B23198" w14:textId="77777777" w:rsidR="00C33CB2" w:rsidRDefault="00000000" w:rsidP="00787E3D">
            <w:pPr>
              <w:jc w:val="center"/>
              <w:rPr>
                <w:rFonts w:eastAsiaTheme="minorEastAsia"/>
                <w:iCs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α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=0.01</m:t>
                </m:r>
              </m:oMath>
            </m:oMathPara>
          </w:p>
          <w:p w14:paraId="5325672A" w14:textId="77777777" w:rsidR="00C33CB2" w:rsidRDefault="00C33CB2" w:rsidP="00787E3D">
            <w:pPr>
              <w:jc w:val="center"/>
            </w:pPr>
            <w:r>
              <w:t xml:space="preserve">Интенсивность </w:t>
            </w:r>
            <m:oMath>
              <m:r>
                <m:rPr>
                  <m:sty m:val="p"/>
                </m:rPr>
                <w:rPr>
                  <w:rFonts w:ascii="Cambria Math" w:hAnsi="Cambria Math"/>
                </w:rPr>
                <m:t>4×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11</m:t>
                  </m:r>
                </m:sup>
              </m:sSup>
            </m:oMath>
            <w:r>
              <w:rPr>
                <w:rFonts w:eastAsiaTheme="minorEastAsia"/>
                <w:lang w:val="en-US"/>
              </w:rPr>
              <w:t xml:space="preserve"> ppb</w:t>
            </w:r>
          </w:p>
        </w:tc>
        <w:tc>
          <w:tcPr>
            <w:tcW w:w="1771" w:type="dxa"/>
            <w:vAlign w:val="center"/>
          </w:tcPr>
          <w:p w14:paraId="5CF39305" w14:textId="77777777" w:rsidR="00C33CB2" w:rsidRPr="00981F0F" w:rsidRDefault="00C33CB2" w:rsidP="00787E3D">
            <w:pPr>
              <w:jc w:val="center"/>
              <w:rPr>
                <w:lang w:val="en-US"/>
              </w:rPr>
            </w:pPr>
            <w:r>
              <w:t>100</w:t>
            </w:r>
            <w:r>
              <w:rPr>
                <w:lang w:val="en-US"/>
              </w:rPr>
              <w:t>%</w:t>
            </w:r>
          </w:p>
        </w:tc>
        <w:tc>
          <w:tcPr>
            <w:tcW w:w="3520" w:type="dxa"/>
            <w:vAlign w:val="center"/>
          </w:tcPr>
          <w:p w14:paraId="075BFBB7" w14:textId="77777777" w:rsidR="00C33CB2" w:rsidRDefault="00C33CB2" w:rsidP="00787E3D">
            <w:pPr>
              <w:jc w:val="center"/>
            </w:pPr>
            <w:r>
              <w:t xml:space="preserve">Слабые квадрупольные колебания до скачка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γ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tr</m:t>
                  </m:r>
                </m:sub>
              </m:sSub>
            </m:oMath>
          </w:p>
        </w:tc>
      </w:tr>
      <w:tr w:rsidR="00C33CB2" w14:paraId="1DD3296A" w14:textId="77777777" w:rsidTr="00C33CB2">
        <w:trPr>
          <w:trHeight w:val="874"/>
        </w:trPr>
        <w:tc>
          <w:tcPr>
            <w:tcW w:w="3730" w:type="dxa"/>
            <w:vAlign w:val="center"/>
          </w:tcPr>
          <w:p w14:paraId="60BDCBFF" w14:textId="77777777" w:rsidR="00C33CB2" w:rsidRPr="00877E63" w:rsidRDefault="00C33CB2" w:rsidP="00787E3D">
            <w:pPr>
              <w:jc w:val="center"/>
              <w:rPr>
                <w:rFonts w:eastAsiaTheme="minorEastAsia"/>
                <w:iCs/>
              </w:rPr>
            </w:pPr>
            <w:r>
              <w:t xml:space="preserve">Импеданс </w:t>
            </w:r>
            <m:oMath>
              <m:f>
                <m:fPr>
                  <m:type m:val="lin"/>
                  <m:ctrlPr>
                    <w:rPr>
                      <w:rFonts w:ascii="Cambria Math" w:hAnsi="Cambria Math" w:cs="Times New Roman"/>
                      <w:i/>
                      <w:iCs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n</m:t>
                      </m:r>
                    </m:sub>
                  </m:sSub>
                </m:num>
                <m:den>
                  <m:r>
                    <w:rPr>
                      <w:rFonts w:ascii="Cambria Math" w:hAnsi="Cambria Math" w:cs="Times New Roman"/>
                      <w:lang w:val="en-US"/>
                    </w:rPr>
                    <m:t>n</m:t>
                  </m:r>
                </m:den>
              </m:f>
              <m:r>
                <w:rPr>
                  <w:rFonts w:ascii="Cambria Math" w:eastAsiaTheme="minorEastAsia" w:hAnsi="Cambria Math"/>
                </w:rPr>
                <m:t>=-i∙10</m:t>
              </m:r>
            </m:oMath>
          </w:p>
          <w:p w14:paraId="6C47D192" w14:textId="77777777" w:rsidR="00C33CB2" w:rsidRPr="00877E63" w:rsidRDefault="00000000" w:rsidP="00787E3D">
            <w:pPr>
              <w:jc w:val="center"/>
              <w:rPr>
                <w:rFonts w:eastAsiaTheme="minorEastAsia"/>
                <w:iCs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α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=0.01</m:t>
                </m:r>
              </m:oMath>
            </m:oMathPara>
          </w:p>
          <w:p w14:paraId="1A3FC960" w14:textId="77777777" w:rsidR="00C33CB2" w:rsidRPr="00DC1DF9" w:rsidRDefault="00C33CB2" w:rsidP="00787E3D">
            <w:pPr>
              <w:jc w:val="center"/>
              <w:rPr>
                <w:lang w:val="en-US"/>
              </w:rPr>
            </w:pPr>
            <w:r>
              <w:t>Интенсивность 1</w:t>
            </w:r>
            <m:oMath>
              <m:r>
                <m:rPr>
                  <m:sty m:val="p"/>
                </m:rPr>
                <w:rPr>
                  <w:rFonts w:ascii="Cambria Math" w:hAnsi="Cambria Math"/>
                </w:rPr>
                <m:t>×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12</m:t>
                  </m:r>
                </m:sup>
              </m:sSup>
            </m:oMath>
            <w:r>
              <w:rPr>
                <w:rFonts w:eastAsiaTheme="minorEastAsia"/>
                <w:lang w:val="en-US"/>
              </w:rPr>
              <w:t xml:space="preserve"> ppb</w:t>
            </w:r>
          </w:p>
        </w:tc>
        <w:tc>
          <w:tcPr>
            <w:tcW w:w="1771" w:type="dxa"/>
            <w:vAlign w:val="center"/>
          </w:tcPr>
          <w:p w14:paraId="1C1D1AC1" w14:textId="77777777" w:rsidR="00C33CB2" w:rsidRPr="00B3664B" w:rsidRDefault="00C33CB2" w:rsidP="00787E3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9</w:t>
            </w:r>
            <w:r>
              <w:t>9</w:t>
            </w:r>
            <w:r>
              <w:rPr>
                <w:lang w:val="en-US"/>
              </w:rPr>
              <w:t>%</w:t>
            </w:r>
          </w:p>
        </w:tc>
        <w:tc>
          <w:tcPr>
            <w:tcW w:w="3520" w:type="dxa"/>
            <w:vAlign w:val="center"/>
          </w:tcPr>
          <w:p w14:paraId="23981E67" w14:textId="77777777" w:rsidR="00C33CB2" w:rsidRDefault="00C33CB2" w:rsidP="00787E3D">
            <w:pPr>
              <w:jc w:val="center"/>
            </w:pPr>
            <w:r>
              <w:t xml:space="preserve">Длина сгустка существенно сокращается + раскачка до скачка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γ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tr</m:t>
                  </m:r>
                </m:sub>
              </m:sSub>
            </m:oMath>
          </w:p>
        </w:tc>
      </w:tr>
      <w:tr w:rsidR="00C33CB2" w14:paraId="50D29983" w14:textId="77777777" w:rsidTr="00C33CB2">
        <w:trPr>
          <w:trHeight w:val="874"/>
        </w:trPr>
        <w:tc>
          <w:tcPr>
            <w:tcW w:w="3730" w:type="dxa"/>
            <w:vAlign w:val="center"/>
          </w:tcPr>
          <w:p w14:paraId="48E892BC" w14:textId="77777777" w:rsidR="00C33CB2" w:rsidRDefault="00C33CB2" w:rsidP="00787E3D">
            <w:pPr>
              <w:jc w:val="center"/>
              <w:rPr>
                <w:rFonts w:eastAsiaTheme="minorEastAsia"/>
                <w:iCs/>
              </w:rPr>
            </w:pPr>
            <w:r>
              <w:t xml:space="preserve">Импеданс </w:t>
            </w:r>
            <m:oMath>
              <m:f>
                <m:fPr>
                  <m:type m:val="lin"/>
                  <m:ctrlPr>
                    <w:rPr>
                      <w:rFonts w:ascii="Cambria Math" w:hAnsi="Cambria Math" w:cs="Times New Roman"/>
                      <w:i/>
                      <w:iCs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n</m:t>
                      </m:r>
                    </m:sub>
                  </m:sSub>
                </m:num>
                <m:den>
                  <m:r>
                    <w:rPr>
                      <w:rFonts w:ascii="Cambria Math" w:hAnsi="Cambria Math" w:cs="Times New Roman"/>
                      <w:lang w:val="en-US"/>
                    </w:rPr>
                    <m:t>n</m:t>
                  </m:r>
                </m:den>
              </m:f>
              <m:r>
                <w:rPr>
                  <w:rFonts w:ascii="Cambria Math" w:eastAsiaTheme="minorEastAsia" w:hAnsi="Cambria Math"/>
                </w:rPr>
                <m:t>=+i∙10</m:t>
              </m:r>
            </m:oMath>
          </w:p>
          <w:p w14:paraId="1D521E3A" w14:textId="77777777" w:rsidR="00C33CB2" w:rsidRDefault="00000000" w:rsidP="00787E3D">
            <w:pPr>
              <w:jc w:val="center"/>
              <w:rPr>
                <w:rFonts w:eastAsiaTheme="minorEastAsia"/>
                <w:iCs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α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=0.01</m:t>
                </m:r>
              </m:oMath>
            </m:oMathPara>
          </w:p>
          <w:p w14:paraId="725E4812" w14:textId="77777777" w:rsidR="00C33CB2" w:rsidRDefault="00C33CB2" w:rsidP="00787E3D">
            <w:pPr>
              <w:jc w:val="center"/>
            </w:pPr>
            <w:r>
              <w:t>Интенсивность 1</w:t>
            </w:r>
            <m:oMath>
              <m:r>
                <m:rPr>
                  <m:sty m:val="p"/>
                </m:rPr>
                <w:rPr>
                  <w:rFonts w:ascii="Cambria Math" w:hAnsi="Cambria Math"/>
                </w:rPr>
                <m:t>×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12</m:t>
                  </m:r>
                </m:sup>
              </m:sSup>
            </m:oMath>
            <w:r>
              <w:rPr>
                <w:rFonts w:eastAsiaTheme="minorEastAsia"/>
                <w:lang w:val="en-US"/>
              </w:rPr>
              <w:t xml:space="preserve"> ppb</w:t>
            </w:r>
          </w:p>
        </w:tc>
        <w:tc>
          <w:tcPr>
            <w:tcW w:w="1771" w:type="dxa"/>
            <w:vAlign w:val="center"/>
          </w:tcPr>
          <w:p w14:paraId="25FFD2CD" w14:textId="77777777" w:rsidR="00C33CB2" w:rsidRPr="00981F0F" w:rsidRDefault="00C33CB2" w:rsidP="00787E3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99%</w:t>
            </w:r>
          </w:p>
        </w:tc>
        <w:tc>
          <w:tcPr>
            <w:tcW w:w="3520" w:type="dxa"/>
            <w:vAlign w:val="center"/>
          </w:tcPr>
          <w:p w14:paraId="6246CA7A" w14:textId="77777777" w:rsidR="00C33CB2" w:rsidRDefault="00C33CB2" w:rsidP="00787E3D">
            <w:pPr>
              <w:jc w:val="center"/>
            </w:pPr>
            <w:r>
              <w:t xml:space="preserve">Большая амплитуда квадрупольных колебаний + раскачка до скачка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γ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tr</m:t>
                  </m:r>
                </m:sub>
              </m:sSub>
            </m:oMath>
          </w:p>
        </w:tc>
      </w:tr>
    </w:tbl>
    <w:p w14:paraId="3A5825B6" w14:textId="77777777" w:rsidR="00787E3D" w:rsidRDefault="00787E3D" w:rsidP="00787E3D">
      <w:pPr>
        <w:spacing w:line="276" w:lineRule="auto"/>
        <w:jc w:val="both"/>
        <w:rPr>
          <w:rFonts w:ascii="Cambria Math" w:eastAsiaTheme="minorEastAsia" w:hAnsi="Cambria Math"/>
          <w:bCs/>
          <w:i/>
        </w:rPr>
      </w:pPr>
      <w:r>
        <w:rPr>
          <w:rFonts w:eastAsiaTheme="minorEastAsia"/>
          <w:bCs/>
        </w:rPr>
        <w:t xml:space="preserve">а) </w:t>
      </w:r>
      <w:r w:rsidRPr="00504799">
        <w:rPr>
          <w:rFonts w:ascii="Cambria Math" w:eastAsiaTheme="minorEastAsia" w:hAnsi="Cambria Math"/>
          <w:i/>
        </w:rPr>
        <w:t xml:space="preserve"> </w:t>
      </w:r>
      <m:oMath>
        <m:r>
          <w:rPr>
            <w:rFonts w:ascii="Cambria Math" w:eastAsiaTheme="minorEastAsia" w:hAnsi="Cambria Math"/>
          </w:rPr>
          <m:t>η=</m:t>
        </m:r>
        <m:sSub>
          <m:sSubPr>
            <m:ctrlPr>
              <w:rPr>
                <w:rFonts w:ascii="Cambria Math" w:eastAsiaTheme="minorEastAsia" w:hAnsi="Cambria Math"/>
                <w:bCs/>
              </w:rPr>
            </m:ctrlPr>
          </m:sSubPr>
          <m:e>
            <m:r>
              <w:rPr>
                <w:rFonts w:ascii="Cambria Math" w:eastAsiaTheme="minorEastAsia" w:hAnsi="Cambria Math"/>
              </w:rPr>
              <m:t>η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</m:oMath>
    </w:p>
    <w:p w14:paraId="62AB78E7" w14:textId="77777777" w:rsidR="00787E3D" w:rsidRPr="001D623B" w:rsidRDefault="00A318D6" w:rsidP="00787E3D">
      <w:pPr>
        <w:pStyle w:val="Caption"/>
        <w:keepNext/>
      </w:pPr>
      <w:r>
        <w:rPr>
          <w:i w:val="0"/>
          <w:iCs w:val="0"/>
          <w:color w:val="000000" w:themeColor="text1"/>
          <w:sz w:val="24"/>
          <w:szCs w:val="24"/>
        </w:rPr>
        <w:t>б</w:t>
      </w:r>
      <w:r w:rsidR="00787E3D" w:rsidRPr="007D5C4C">
        <w:rPr>
          <w:i w:val="0"/>
          <w:iCs w:val="0"/>
          <w:color w:val="000000" w:themeColor="text1"/>
          <w:sz w:val="24"/>
          <w:szCs w:val="24"/>
        </w:rPr>
        <w:t>)</w:t>
      </w:r>
      <w:r w:rsidR="00787E3D">
        <w:rPr>
          <w:i w:val="0"/>
          <w:iCs w:val="0"/>
          <w:color w:val="000000" w:themeColor="text1"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/>
            <w:color w:val="000000" w:themeColor="text1"/>
            <w:sz w:val="24"/>
            <w:szCs w:val="24"/>
          </w:rPr>
          <m:t>η=</m:t>
        </m:r>
        <m:sSub>
          <m:sSubPr>
            <m:ctrlPr>
              <w:rPr>
                <w:rFonts w:ascii="Cambria Math" w:eastAsiaTheme="minorEastAsia" w:hAnsi="Cambria Math"/>
                <w:bCs/>
                <w:color w:val="000000" w:themeColor="text1"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color w:val="000000" w:themeColor="text1"/>
                <w:sz w:val="24"/>
                <w:szCs w:val="24"/>
              </w:rPr>
              <m:t>η</m:t>
            </m:r>
          </m:e>
          <m:sub>
            <m:r>
              <w:rPr>
                <w:rFonts w:ascii="Cambria Math" w:eastAsiaTheme="minorEastAsia" w:hAnsi="Cambria Math"/>
                <w:color w:val="000000" w:themeColor="text1"/>
                <w:sz w:val="24"/>
                <w:szCs w:val="24"/>
              </w:rPr>
              <m:t>0</m:t>
            </m:r>
          </m:sub>
        </m:sSub>
        <m:r>
          <w:rPr>
            <w:rFonts w:ascii="Cambria Math" w:eastAsiaTheme="minorEastAsia" w:hAnsi="Cambria Math"/>
            <w:color w:val="000000" w:themeColor="text1"/>
            <w:sz w:val="24"/>
            <w:szCs w:val="24"/>
          </w:rPr>
          <m:t>+</m:t>
        </m:r>
        <m:sSub>
          <m:sSubPr>
            <m:ctrlPr>
              <w:rPr>
                <w:rFonts w:ascii="Cambria Math" w:eastAsiaTheme="minorEastAsia" w:hAnsi="Cambria Math"/>
                <w:bCs/>
                <w:color w:val="000000" w:themeColor="text1"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color w:val="000000" w:themeColor="text1"/>
                <w:sz w:val="24"/>
                <w:szCs w:val="24"/>
              </w:rPr>
              <m:t>η</m:t>
            </m:r>
          </m:e>
          <m:sub>
            <m:r>
              <w:rPr>
                <w:rFonts w:ascii="Cambria Math" w:eastAsiaTheme="minorEastAsia" w:hAnsi="Cambria Math"/>
                <w:color w:val="000000" w:themeColor="text1"/>
                <w:sz w:val="24"/>
                <w:szCs w:val="24"/>
              </w:rPr>
              <m:t>1</m:t>
            </m:r>
          </m:sub>
        </m:sSub>
        <m:r>
          <w:rPr>
            <w:rFonts w:ascii="Cambria Math" w:eastAsiaTheme="minorEastAsia" w:hAnsi="Cambria Math"/>
            <w:color w:val="000000" w:themeColor="text1"/>
            <w:sz w:val="24"/>
            <w:szCs w:val="24"/>
          </w:rPr>
          <m:t>δ</m:t>
        </m:r>
      </m:oMath>
    </w:p>
    <w:p w14:paraId="674A2230" w14:textId="77777777" w:rsidR="00787E3D" w:rsidRPr="00787E3D" w:rsidRDefault="00787E3D" w:rsidP="00787E3D">
      <w:pPr>
        <w:spacing w:line="276" w:lineRule="auto"/>
        <w:jc w:val="both"/>
        <w:rPr>
          <w:rFonts w:eastAsiaTheme="minorEastAsia"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091A241E" wp14:editId="4AE85A9B">
                <wp:simplePos x="0" y="0"/>
                <wp:positionH relativeFrom="column">
                  <wp:posOffset>10160</wp:posOffset>
                </wp:positionH>
                <wp:positionV relativeFrom="paragraph">
                  <wp:posOffset>100965</wp:posOffset>
                </wp:positionV>
                <wp:extent cx="5934075" cy="635"/>
                <wp:effectExtent l="0" t="0" r="0" b="635"/>
                <wp:wrapTopAndBottom/>
                <wp:docPr id="926357203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40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C0C0F5A" w14:textId="77777777" w:rsidR="00717D0E" w:rsidRPr="00717D0E" w:rsidRDefault="00717D0E" w:rsidP="00717D0E">
                            <w:pPr>
                              <w:pStyle w:val="Caption"/>
                              <w:jc w:val="both"/>
                              <w:rPr>
                                <w:bCs/>
                                <w:noProof/>
                              </w:rPr>
                            </w:pPr>
                            <w:r>
                              <w:t xml:space="preserve">Рисунок </w:t>
                            </w:r>
                            <w:fldSimple w:instr=" SEQ Рисунок \* ARABIC ">
                              <w:r>
                                <w:rPr>
                                  <w:noProof/>
                                </w:rPr>
                                <w:t>8</w:t>
                              </w:r>
                            </w:fldSimple>
                            <w:r w:rsidRPr="00717D0E">
                              <w:t xml:space="preserve">. </w:t>
                            </w:r>
                            <w:r>
                              <w:t xml:space="preserve">Численное моделирование динамики продольного движения при прохождении критической энергии для а)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η=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η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0</m:t>
                                  </m:r>
                                </m:sub>
                              </m:sSub>
                            </m:oMath>
                            <w:r>
                              <w:t xml:space="preserve"> </w:t>
                            </w:r>
                            <w:r w:rsidRPr="007D5C4C">
                              <w:t>;</w:t>
                            </w:r>
                            <w:r>
                              <w:t xml:space="preserve">б)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η=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η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0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η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δ</m:t>
                              </m:r>
                            </m:oMath>
                            <w:r>
                              <w:rPr>
                                <w:rFonts w:eastAsiaTheme="minorEastAsia"/>
                              </w:rPr>
                              <w:t>. Слева</w:t>
                            </w:r>
                            <w:r w:rsidRPr="00E366D5">
                              <w:rPr>
                                <w:rFonts w:eastAsiaTheme="minorEastAsia"/>
                              </w:rPr>
                              <w:t xml:space="preserve">: </w:t>
                            </w:r>
                            <w:r>
                              <w:rPr>
                                <w:rFonts w:eastAsiaTheme="minorEastAsia"/>
                              </w:rPr>
                              <w:t>изменение длины</w:t>
                            </w:r>
                            <w:r w:rsidRPr="00E366D5">
                              <w:rPr>
                                <w:rFonts w:eastAsiaTheme="minorEastAsia"/>
                              </w:rPr>
                              <w:t xml:space="preserve"> </w:t>
                            </w:r>
                            <w:r>
                              <w:rPr>
                                <w:rFonts w:eastAsiaTheme="minorEastAsia"/>
                              </w:rPr>
                              <w:t>сгустка</w:t>
                            </w:r>
                            <w:r w:rsidRPr="00530E30">
                              <w:rPr>
                                <w:rFonts w:eastAsiaTheme="minorEastAsia"/>
                              </w:rPr>
                              <w:t xml:space="preserve">, </w:t>
                            </w:r>
                            <w:r>
                              <w:rPr>
                                <w:rFonts w:eastAsiaTheme="minorEastAsia"/>
                              </w:rPr>
                              <w:t>в центре и справа</w:t>
                            </w:r>
                            <w:r w:rsidRPr="00530E30">
                              <w:rPr>
                                <w:rFonts w:eastAsiaTheme="minorEastAsia"/>
                              </w:rPr>
                              <w:t xml:space="preserve">: </w:t>
                            </w:r>
                            <w:r>
                              <w:rPr>
                                <w:rFonts w:eastAsiaTheme="minorEastAsia"/>
                              </w:rPr>
                              <w:t>фазовый портрет до и после критической энергии соответственно.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91A241E" id="_x0000_s1032" type="#_x0000_t202" style="position:absolute;left:0;text-align:left;margin-left:.8pt;margin-top:7.95pt;width:467.25pt;height:.05pt;z-index:2517381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" stroked="f">
                <v:textbox style="mso-fit-shape-to-text:t" inset="0,0,0,0">
                  <w:txbxContent>
                    <w:p w14:paraId="2C0C0F5A" w14:textId="77777777" w:rsidR="00717D0E" w:rsidRPr="00717D0E" w:rsidRDefault="00717D0E" w:rsidP="00717D0E">
                      <w:pPr>
                        <w:pStyle w:val="Caption"/>
                        <w:jc w:val="both"/>
                        <w:rPr>
                          <w:bCs/>
                          <w:noProof/>
                        </w:rPr>
                      </w:pPr>
                      <w:r>
                        <w:t xml:space="preserve">Рисунок </w:t>
                      </w:r>
                      <w:fldSimple w:instr=" SEQ Рисунок \* ARABIC ">
                        <w:r>
                          <w:rPr>
                            <w:noProof/>
                          </w:rPr>
                          <w:t>8</w:t>
                        </w:r>
                      </w:fldSimple>
                      <w:r w:rsidRPr="00717D0E">
                        <w:t xml:space="preserve">. </w:t>
                      </w:r>
                      <w:r>
                        <w:t xml:space="preserve">Численное моделирование динамики продольного движения при прохождении критической энергии для а) </w:t>
                      </w:r>
                      <m:oMath>
                        <m:r>
                          <w:rPr>
                            <w:rFonts w:ascii="Cambria Math" w:eastAsiaTheme="minorEastAsia" w:hAnsi="Cambria Math"/>
                          </w:rPr>
                          <m:t>η=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η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0</m:t>
                            </m:r>
                          </m:sub>
                        </m:sSub>
                      </m:oMath>
                      <w:r>
                        <w:t xml:space="preserve"> </w:t>
                      </w:r>
                      <w:r w:rsidRPr="007D5C4C">
                        <w:t>;</w:t>
                      </w:r>
                      <w:r>
                        <w:t xml:space="preserve">б) </w:t>
                      </w:r>
                      <m:oMath>
                        <m:r>
                          <w:rPr>
                            <w:rFonts w:ascii="Cambria Math" w:eastAsiaTheme="minorEastAsia" w:hAnsi="Cambria Math"/>
                          </w:rPr>
                          <m:t>η=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η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0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η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</w:rPr>
                          <m:t>δ</m:t>
                        </m:r>
                      </m:oMath>
                      <w:r>
                        <w:rPr>
                          <w:rFonts w:eastAsiaTheme="minorEastAsia"/>
                        </w:rPr>
                        <w:t>. Слева</w:t>
                      </w:r>
                      <w:r w:rsidRPr="00E366D5">
                        <w:rPr>
                          <w:rFonts w:eastAsiaTheme="minorEastAsia"/>
                        </w:rPr>
                        <w:t xml:space="preserve">: </w:t>
                      </w:r>
                      <w:r>
                        <w:rPr>
                          <w:rFonts w:eastAsiaTheme="minorEastAsia"/>
                        </w:rPr>
                        <w:t>изменение длины</w:t>
                      </w:r>
                      <w:r w:rsidRPr="00E366D5">
                        <w:rPr>
                          <w:rFonts w:eastAsiaTheme="minorEastAsia"/>
                        </w:rPr>
                        <w:t xml:space="preserve"> </w:t>
                      </w:r>
                      <w:r>
                        <w:rPr>
                          <w:rFonts w:eastAsiaTheme="minorEastAsia"/>
                        </w:rPr>
                        <w:t>сгустка</w:t>
                      </w:r>
                      <w:r w:rsidRPr="00530E30">
                        <w:rPr>
                          <w:rFonts w:eastAsiaTheme="minorEastAsia"/>
                        </w:rPr>
                        <w:t xml:space="preserve">, </w:t>
                      </w:r>
                      <w:r>
                        <w:rPr>
                          <w:rFonts w:eastAsiaTheme="minorEastAsia"/>
                        </w:rPr>
                        <w:t>в центре и справа</w:t>
                      </w:r>
                      <w:r w:rsidRPr="00530E30">
                        <w:rPr>
                          <w:rFonts w:eastAsiaTheme="minorEastAsia"/>
                        </w:rPr>
                        <w:t xml:space="preserve">: </w:t>
                      </w:r>
                      <w:r>
                        <w:rPr>
                          <w:rFonts w:eastAsiaTheme="minorEastAsia"/>
                        </w:rPr>
                        <w:t>фазовый портрет до и после критической энергии соответственно.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220E7756" w14:textId="77777777" w:rsidR="009A3355" w:rsidRPr="00AC4306" w:rsidRDefault="001D623B" w:rsidP="001D623B">
      <w:r>
        <w:rPr>
          <w:noProof/>
        </w:rPr>
        <w:lastRenderedPageBreak/>
        <w:drawing>
          <wp:anchor distT="0" distB="0" distL="114300" distR="114300" simplePos="0" relativeHeight="251722752" behindDoc="0" locked="0" layoutInCell="1" allowOverlap="1" wp14:anchorId="4EE8BFA1" wp14:editId="520C5CBA">
            <wp:simplePos x="0" y="0"/>
            <wp:positionH relativeFrom="column">
              <wp:posOffset>453390</wp:posOffset>
            </wp:positionH>
            <wp:positionV relativeFrom="paragraph">
              <wp:posOffset>4440555</wp:posOffset>
            </wp:positionV>
            <wp:extent cx="2267585" cy="2299970"/>
            <wp:effectExtent l="0" t="0" r="5715" b="0"/>
            <wp:wrapTopAndBottom/>
            <wp:docPr id="549386080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386080" name="Рисунок 549386080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7585" cy="2299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24800" behindDoc="0" locked="0" layoutInCell="1" allowOverlap="1" wp14:anchorId="3F4E3239" wp14:editId="67521857">
            <wp:simplePos x="0" y="0"/>
            <wp:positionH relativeFrom="column">
              <wp:posOffset>454025</wp:posOffset>
            </wp:positionH>
            <wp:positionV relativeFrom="paragraph">
              <wp:posOffset>6819900</wp:posOffset>
            </wp:positionV>
            <wp:extent cx="2267585" cy="1763395"/>
            <wp:effectExtent l="0" t="0" r="5715" b="1905"/>
            <wp:wrapTopAndBottom/>
            <wp:docPr id="1445726646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726646" name="Рисунок 1445726646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7585" cy="1763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23776" behindDoc="0" locked="0" layoutInCell="1" allowOverlap="1" wp14:anchorId="5B2E2C9E" wp14:editId="15729154">
            <wp:simplePos x="0" y="0"/>
            <wp:positionH relativeFrom="column">
              <wp:posOffset>3213100</wp:posOffset>
            </wp:positionH>
            <wp:positionV relativeFrom="paragraph">
              <wp:posOffset>4425315</wp:posOffset>
            </wp:positionV>
            <wp:extent cx="2267585" cy="2299970"/>
            <wp:effectExtent l="0" t="0" r="5715" b="0"/>
            <wp:wrapTopAndBottom/>
            <wp:docPr id="2034026231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4026231" name="Рисунок 2034026231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7585" cy="2299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725824" behindDoc="0" locked="0" layoutInCell="1" allowOverlap="1" wp14:anchorId="673DF484" wp14:editId="79986B1C">
            <wp:simplePos x="0" y="0"/>
            <wp:positionH relativeFrom="column">
              <wp:posOffset>3219450</wp:posOffset>
            </wp:positionH>
            <wp:positionV relativeFrom="paragraph">
              <wp:posOffset>6881610</wp:posOffset>
            </wp:positionV>
            <wp:extent cx="2267585" cy="1692910"/>
            <wp:effectExtent l="0" t="0" r="5715" b="0"/>
            <wp:wrapTopAndBottom/>
            <wp:docPr id="328323133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323133" name="Рисунок 328323133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7585" cy="1692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17D0E">
        <w:rPr>
          <w:noProof/>
        </w:rPr>
        <w:drawing>
          <wp:anchor distT="0" distB="0" distL="114300" distR="114300" simplePos="0" relativeHeight="251720704" behindDoc="0" locked="0" layoutInCell="1" allowOverlap="1" wp14:anchorId="2B4359EA" wp14:editId="17999290">
            <wp:simplePos x="0" y="0"/>
            <wp:positionH relativeFrom="column">
              <wp:posOffset>458470</wp:posOffset>
            </wp:positionH>
            <wp:positionV relativeFrom="paragraph">
              <wp:posOffset>2339975</wp:posOffset>
            </wp:positionV>
            <wp:extent cx="2267585" cy="1764030"/>
            <wp:effectExtent l="0" t="0" r="5715" b="1270"/>
            <wp:wrapTopAndBottom/>
            <wp:docPr id="1217284082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284082" name="Рисунок 1217284082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7585" cy="1764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17D0E">
        <w:rPr>
          <w:noProof/>
        </w:rPr>
        <w:drawing>
          <wp:anchor distT="0" distB="0" distL="114300" distR="114300" simplePos="0" relativeHeight="251721728" behindDoc="0" locked="0" layoutInCell="1" allowOverlap="1" wp14:anchorId="2C4F62E4" wp14:editId="72ED6070">
            <wp:simplePos x="0" y="0"/>
            <wp:positionH relativeFrom="column">
              <wp:posOffset>3204845</wp:posOffset>
            </wp:positionH>
            <wp:positionV relativeFrom="paragraph">
              <wp:posOffset>2417156</wp:posOffset>
            </wp:positionV>
            <wp:extent cx="2267585" cy="1692275"/>
            <wp:effectExtent l="0" t="0" r="5715" b="0"/>
            <wp:wrapTopAndBottom/>
            <wp:docPr id="1085290563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290563" name="Рисунок 1085290563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7585" cy="1692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E64B1">
        <w:rPr>
          <w:noProof/>
        </w:rPr>
        <w:drawing>
          <wp:anchor distT="0" distB="0" distL="114300" distR="114300" simplePos="0" relativeHeight="251718656" behindDoc="0" locked="0" layoutInCell="1" allowOverlap="1" wp14:anchorId="75D7C1F3" wp14:editId="713887C7">
            <wp:simplePos x="0" y="0"/>
            <wp:positionH relativeFrom="column">
              <wp:posOffset>454025</wp:posOffset>
            </wp:positionH>
            <wp:positionV relativeFrom="paragraph">
              <wp:posOffset>6350</wp:posOffset>
            </wp:positionV>
            <wp:extent cx="2267585" cy="2299970"/>
            <wp:effectExtent l="0" t="0" r="5715" b="0"/>
            <wp:wrapTopAndBottom/>
            <wp:docPr id="627105334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7105334" name="Рисунок 627105334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7585" cy="2299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E64B1">
        <w:rPr>
          <w:noProof/>
        </w:rPr>
        <w:drawing>
          <wp:anchor distT="0" distB="0" distL="114300" distR="114300" simplePos="0" relativeHeight="251719680" behindDoc="0" locked="0" layoutInCell="1" allowOverlap="1" wp14:anchorId="20BDCAEA" wp14:editId="2C1E42F5">
            <wp:simplePos x="0" y="0"/>
            <wp:positionH relativeFrom="column">
              <wp:posOffset>3206750</wp:posOffset>
            </wp:positionH>
            <wp:positionV relativeFrom="paragraph">
              <wp:posOffset>6405</wp:posOffset>
            </wp:positionV>
            <wp:extent cx="2267585" cy="2299970"/>
            <wp:effectExtent l="0" t="0" r="5715" b="0"/>
            <wp:wrapTopAndBottom/>
            <wp:docPr id="54595183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951834" name="Рисунок 545951834"/>
                    <pic:cNvPicPr/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7585" cy="2299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17D0E">
        <w:rPr>
          <w:lang w:val="en-US"/>
        </w:rPr>
        <w:t>a</w:t>
      </w:r>
      <w:r w:rsidR="00717D0E" w:rsidRPr="00717D0E">
        <w:t>)</w:t>
      </w:r>
      <w:r w:rsidR="00717D0E" w:rsidRPr="00717D0E">
        <w:tab/>
      </w:r>
      <w:r w:rsidR="00AC4306">
        <w:t xml:space="preserve">Импеданс </w:t>
      </w:r>
      <m:oMath>
        <m:f>
          <m:fPr>
            <m:type m:val="lin"/>
            <m:ctrlPr>
              <w:rPr>
                <w:rFonts w:ascii="Cambria Math" w:hAnsi="Cambria Math" w:cs="Times New Roman"/>
                <w:i/>
                <w:iCs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Z</m:t>
                </m:r>
              </m:e>
              <m:sub>
                <m:r>
                  <w:rPr>
                    <w:rFonts w:ascii="Cambria Math" w:hAnsi="Cambria Math" w:cs="Times New Roman"/>
                  </w:rPr>
                  <m:t>n</m:t>
                </m:r>
              </m:sub>
            </m:sSub>
          </m:num>
          <m:den>
            <m:r>
              <w:rPr>
                <w:rFonts w:ascii="Cambria Math" w:hAnsi="Cambria Math" w:cs="Times New Roman"/>
                <w:lang w:val="en-US"/>
              </w:rPr>
              <m:t>n</m:t>
            </m:r>
          </m:den>
        </m:f>
        <m:r>
          <w:rPr>
            <w:rFonts w:ascii="Cambria Math" w:eastAsiaTheme="minorEastAsia" w:hAnsi="Cambria Math"/>
          </w:rPr>
          <m:t>=-i∙10</m:t>
        </m:r>
      </m:oMath>
      <w:r w:rsidR="00AC4306" w:rsidRPr="00021C97">
        <w:rPr>
          <w:rFonts w:eastAsiaTheme="minorEastAsia"/>
          <w:iCs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α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=0.01</m:t>
        </m:r>
      </m:oMath>
      <w:r w:rsidR="00AC4306" w:rsidRPr="00021C97">
        <w:rPr>
          <w:rFonts w:eastAsiaTheme="minorEastAsia"/>
          <w:iCs/>
        </w:rPr>
        <w:t xml:space="preserve">, </w:t>
      </w:r>
      <w:r w:rsidR="00AC4306">
        <w:t xml:space="preserve">Интенсивность </w:t>
      </w:r>
      <m:oMath>
        <m:r>
          <m:rPr>
            <m:sty m:val="p"/>
          </m:rPr>
          <w:rPr>
            <w:rFonts w:ascii="Cambria Math" w:hAnsi="Cambria Math"/>
          </w:rPr>
          <m:t>4×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11</m:t>
            </m:r>
          </m:sup>
        </m:sSup>
      </m:oMath>
      <w:r w:rsidR="00AC4306" w:rsidRPr="00021C97">
        <w:rPr>
          <w:rFonts w:eastAsiaTheme="minorEastAsia"/>
        </w:rPr>
        <w:t xml:space="preserve"> </w:t>
      </w:r>
      <w:r w:rsidR="00AC4306">
        <w:rPr>
          <w:rFonts w:eastAsiaTheme="minorEastAsia"/>
          <w:lang w:val="en-US"/>
        </w:rPr>
        <w:t>ppb</w:t>
      </w:r>
      <w:r w:rsidR="00AC4306" w:rsidRPr="00715375">
        <w:rPr>
          <w:rFonts w:eastAsiaTheme="minorEastAsia"/>
        </w:rPr>
        <w:t>;</w:t>
      </w:r>
    </w:p>
    <w:p w14:paraId="2004E74D" w14:textId="77777777" w:rsidR="00AC4306" w:rsidRPr="00021C97" w:rsidRDefault="00DF6BBD" w:rsidP="00AC4306">
      <w:r>
        <w:t>б)</w:t>
      </w:r>
      <w:r w:rsidR="00AC4306" w:rsidRPr="00AC4306">
        <w:t xml:space="preserve"> </w:t>
      </w:r>
      <w:r w:rsidR="001D623B">
        <w:tab/>
      </w:r>
      <w:r w:rsidR="00AC4306">
        <w:t xml:space="preserve">Импеданс </w:t>
      </w:r>
      <m:oMath>
        <m:f>
          <m:fPr>
            <m:type m:val="lin"/>
            <m:ctrlPr>
              <w:rPr>
                <w:rFonts w:ascii="Cambria Math" w:hAnsi="Cambria Math" w:cs="Times New Roman"/>
                <w:i/>
                <w:iCs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Z</m:t>
                </m:r>
              </m:e>
              <m:sub>
                <m:r>
                  <w:rPr>
                    <w:rFonts w:ascii="Cambria Math" w:hAnsi="Cambria Math" w:cs="Times New Roman"/>
                  </w:rPr>
                  <m:t>n</m:t>
                </m:r>
              </m:sub>
            </m:sSub>
          </m:num>
          <m:den>
            <m:r>
              <w:rPr>
                <w:rFonts w:ascii="Cambria Math" w:hAnsi="Cambria Math" w:cs="Times New Roman"/>
                <w:lang w:val="en-US"/>
              </w:rPr>
              <m:t>n</m:t>
            </m:r>
          </m:den>
        </m:f>
        <m:r>
          <w:rPr>
            <w:rFonts w:ascii="Cambria Math" w:eastAsiaTheme="minorEastAsia" w:hAnsi="Cambria Math"/>
          </w:rPr>
          <m:t>=+i∙10</m:t>
        </m:r>
      </m:oMath>
      <w:r w:rsidR="00AC4306" w:rsidRPr="00021C97">
        <w:rPr>
          <w:rFonts w:eastAsiaTheme="minorEastAsia"/>
          <w:iCs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α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=0.01</m:t>
        </m:r>
      </m:oMath>
      <w:r w:rsidR="00AC4306" w:rsidRPr="00021C97">
        <w:rPr>
          <w:rFonts w:eastAsiaTheme="minorEastAsia"/>
          <w:iCs/>
        </w:rPr>
        <w:t xml:space="preserve">, </w:t>
      </w:r>
      <w:r w:rsidR="00AC4306">
        <w:t xml:space="preserve">Интенсивность </w:t>
      </w:r>
      <m:oMath>
        <m:r>
          <m:rPr>
            <m:sty m:val="p"/>
          </m:rPr>
          <w:rPr>
            <w:rFonts w:ascii="Cambria Math" w:hAnsi="Cambria Math"/>
          </w:rPr>
          <m:t>4×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11</m:t>
            </m:r>
          </m:sup>
        </m:sSup>
      </m:oMath>
      <w:r w:rsidR="00AC4306" w:rsidRPr="00021C97">
        <w:rPr>
          <w:rFonts w:eastAsiaTheme="minorEastAsia"/>
        </w:rPr>
        <w:t xml:space="preserve"> </w:t>
      </w:r>
      <w:r w:rsidR="00AC4306">
        <w:rPr>
          <w:rFonts w:eastAsiaTheme="minorEastAsia"/>
          <w:lang w:val="en-US"/>
        </w:rPr>
        <w:t>ppb</w:t>
      </w:r>
      <w:r w:rsidR="00AC4306" w:rsidRPr="00715375">
        <w:rPr>
          <w:rFonts w:eastAsiaTheme="minorEastAsia"/>
        </w:rPr>
        <w:t>;</w:t>
      </w:r>
    </w:p>
    <w:p w14:paraId="772A2C44" w14:textId="77777777" w:rsidR="00DF6BBD" w:rsidRPr="00AC4306" w:rsidRDefault="00AC4306" w:rsidP="009A3355">
      <w:r>
        <w:rPr>
          <w:noProof/>
        </w:rPr>
        <w:lastRenderedPageBreak/>
        <w:drawing>
          <wp:anchor distT="0" distB="0" distL="114300" distR="114300" simplePos="0" relativeHeight="251734016" behindDoc="0" locked="0" layoutInCell="1" allowOverlap="1" wp14:anchorId="1FFB8394" wp14:editId="0EF37EB0">
            <wp:simplePos x="0" y="0"/>
            <wp:positionH relativeFrom="column">
              <wp:posOffset>3209290</wp:posOffset>
            </wp:positionH>
            <wp:positionV relativeFrom="paragraph">
              <wp:posOffset>6875780</wp:posOffset>
            </wp:positionV>
            <wp:extent cx="2267585" cy="1692275"/>
            <wp:effectExtent l="0" t="0" r="5715" b="0"/>
            <wp:wrapTopAndBottom/>
            <wp:docPr id="1756769257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769257" name="Рисунок 1756769257"/>
                    <pic:cNvPicPr/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7585" cy="1692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31968" behindDoc="0" locked="0" layoutInCell="1" allowOverlap="1" wp14:anchorId="2E4FE913" wp14:editId="3376E2F3">
            <wp:simplePos x="0" y="0"/>
            <wp:positionH relativeFrom="column">
              <wp:posOffset>457200</wp:posOffset>
            </wp:positionH>
            <wp:positionV relativeFrom="paragraph">
              <wp:posOffset>6765550</wp:posOffset>
            </wp:positionV>
            <wp:extent cx="2267585" cy="1763395"/>
            <wp:effectExtent l="0" t="0" r="5715" b="1905"/>
            <wp:wrapTopAndBottom/>
            <wp:docPr id="913781162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781162" name="Рисунок 913781162"/>
                    <pic:cNvPicPr/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7585" cy="1763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32992" behindDoc="0" locked="0" layoutInCell="1" allowOverlap="1" wp14:anchorId="759BF63F" wp14:editId="7B42C50C">
            <wp:simplePos x="0" y="0"/>
            <wp:positionH relativeFrom="column">
              <wp:posOffset>3205480</wp:posOffset>
            </wp:positionH>
            <wp:positionV relativeFrom="paragraph">
              <wp:posOffset>4358640</wp:posOffset>
            </wp:positionV>
            <wp:extent cx="2267585" cy="2299970"/>
            <wp:effectExtent l="0" t="0" r="5715" b="0"/>
            <wp:wrapTopAndBottom/>
            <wp:docPr id="698361285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361285" name="Рисунок 698361285"/>
                    <pic:cNvPicPr/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7585" cy="2299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30944" behindDoc="0" locked="0" layoutInCell="1" allowOverlap="1" wp14:anchorId="4B8E486E" wp14:editId="2C7D9388">
            <wp:simplePos x="0" y="0"/>
            <wp:positionH relativeFrom="column">
              <wp:posOffset>449580</wp:posOffset>
            </wp:positionH>
            <wp:positionV relativeFrom="paragraph">
              <wp:posOffset>4363085</wp:posOffset>
            </wp:positionV>
            <wp:extent cx="2267585" cy="2299970"/>
            <wp:effectExtent l="0" t="0" r="5715" b="0"/>
            <wp:wrapTopAndBottom/>
            <wp:docPr id="1100670832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670832" name="Рисунок 1100670832"/>
                    <pic:cNvPicPr/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7585" cy="2299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F6BBD">
        <w:rPr>
          <w:noProof/>
        </w:rPr>
        <w:drawing>
          <wp:anchor distT="0" distB="0" distL="114300" distR="114300" simplePos="0" relativeHeight="251729920" behindDoc="0" locked="0" layoutInCell="1" allowOverlap="1" wp14:anchorId="68918DA3" wp14:editId="37E3A67D">
            <wp:simplePos x="0" y="0"/>
            <wp:positionH relativeFrom="column">
              <wp:posOffset>3196590</wp:posOffset>
            </wp:positionH>
            <wp:positionV relativeFrom="paragraph">
              <wp:posOffset>2472055</wp:posOffset>
            </wp:positionV>
            <wp:extent cx="2267585" cy="1692910"/>
            <wp:effectExtent l="0" t="0" r="5715" b="0"/>
            <wp:wrapTopAndBottom/>
            <wp:docPr id="1226579363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579363" name="Рисунок 1226579363"/>
                    <pic:cNvPicPr/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7585" cy="1692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F6BBD">
        <w:rPr>
          <w:noProof/>
        </w:rPr>
        <w:drawing>
          <wp:anchor distT="0" distB="0" distL="114300" distR="114300" simplePos="0" relativeHeight="251728896" behindDoc="0" locked="0" layoutInCell="1" allowOverlap="1" wp14:anchorId="4752B368" wp14:editId="2456FAE3">
            <wp:simplePos x="0" y="0"/>
            <wp:positionH relativeFrom="column">
              <wp:posOffset>456565</wp:posOffset>
            </wp:positionH>
            <wp:positionV relativeFrom="paragraph">
              <wp:posOffset>2399211</wp:posOffset>
            </wp:positionV>
            <wp:extent cx="2267585" cy="1763395"/>
            <wp:effectExtent l="0" t="0" r="5715" b="1905"/>
            <wp:wrapTopAndBottom/>
            <wp:docPr id="1438902782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902782" name="Рисунок 1438902782"/>
                    <pic:cNvPicPr/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7585" cy="1763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F6BBD">
        <w:rPr>
          <w:noProof/>
        </w:rPr>
        <w:drawing>
          <wp:anchor distT="0" distB="0" distL="114300" distR="114300" simplePos="0" relativeHeight="251727872" behindDoc="0" locked="0" layoutInCell="1" allowOverlap="1" wp14:anchorId="4819C2A8" wp14:editId="1F4D8E0F">
            <wp:simplePos x="0" y="0"/>
            <wp:positionH relativeFrom="column">
              <wp:posOffset>3200207</wp:posOffset>
            </wp:positionH>
            <wp:positionV relativeFrom="paragraph">
              <wp:posOffset>304</wp:posOffset>
            </wp:positionV>
            <wp:extent cx="2267585" cy="2299970"/>
            <wp:effectExtent l="0" t="0" r="5715" b="0"/>
            <wp:wrapTopAndBottom/>
            <wp:docPr id="1794052471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052471" name="Рисунок 1794052471"/>
                    <pic:cNvPicPr/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7585" cy="2299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F6BBD">
        <w:rPr>
          <w:noProof/>
        </w:rPr>
        <w:drawing>
          <wp:anchor distT="0" distB="0" distL="114300" distR="114300" simplePos="0" relativeHeight="251726848" behindDoc="0" locked="0" layoutInCell="1" allowOverlap="1" wp14:anchorId="7D4FA5EB" wp14:editId="739D2BB8">
            <wp:simplePos x="0" y="0"/>
            <wp:positionH relativeFrom="column">
              <wp:posOffset>457007</wp:posOffset>
            </wp:positionH>
            <wp:positionV relativeFrom="paragraph">
              <wp:posOffset>0</wp:posOffset>
            </wp:positionV>
            <wp:extent cx="2268000" cy="2300487"/>
            <wp:effectExtent l="0" t="0" r="5715" b="0"/>
            <wp:wrapTopAndBottom/>
            <wp:docPr id="1904145959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145959" name="Рисунок 1904145959"/>
                    <pic:cNvPicPr/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8000" cy="230048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F6BBD">
        <w:t>в)</w:t>
      </w:r>
      <w:r>
        <w:tab/>
        <w:t xml:space="preserve">Импеданс </w:t>
      </w:r>
      <m:oMath>
        <m:f>
          <m:fPr>
            <m:type m:val="lin"/>
            <m:ctrlPr>
              <w:rPr>
                <w:rFonts w:ascii="Cambria Math" w:hAnsi="Cambria Math" w:cs="Times New Roman"/>
                <w:i/>
                <w:iCs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Z</m:t>
                </m:r>
              </m:e>
              <m:sub>
                <m:r>
                  <w:rPr>
                    <w:rFonts w:ascii="Cambria Math" w:hAnsi="Cambria Math" w:cs="Times New Roman"/>
                  </w:rPr>
                  <m:t>n</m:t>
                </m:r>
              </m:sub>
            </m:sSub>
          </m:num>
          <m:den>
            <m:r>
              <w:rPr>
                <w:rFonts w:ascii="Cambria Math" w:hAnsi="Cambria Math" w:cs="Times New Roman"/>
                <w:lang w:val="en-US"/>
              </w:rPr>
              <m:t>n</m:t>
            </m:r>
          </m:den>
        </m:f>
        <m:r>
          <w:rPr>
            <w:rFonts w:ascii="Cambria Math" w:eastAsiaTheme="minorEastAsia" w:hAnsi="Cambria Math"/>
          </w:rPr>
          <m:t>=-i∙10</m:t>
        </m:r>
      </m:oMath>
      <w:r w:rsidRPr="00021C97">
        <w:rPr>
          <w:rFonts w:eastAsiaTheme="minorEastAsia"/>
          <w:iCs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α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=0.01</m:t>
        </m:r>
      </m:oMath>
      <w:r w:rsidRPr="00021C97">
        <w:rPr>
          <w:rFonts w:eastAsiaTheme="minorEastAsia"/>
          <w:iCs/>
        </w:rPr>
        <w:t xml:space="preserve">, </w:t>
      </w:r>
      <w:r>
        <w:t xml:space="preserve">Интенсивность </w:t>
      </w:r>
      <m:oMath>
        <m:r>
          <m:rPr>
            <m:sty m:val="p"/>
          </m:rPr>
          <w:rPr>
            <w:rFonts w:ascii="Cambria Math" w:hAnsi="Cambria Math"/>
          </w:rPr>
          <m:t>1×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12</m:t>
            </m:r>
          </m:sup>
        </m:sSup>
      </m:oMath>
      <w:r w:rsidRPr="00021C97">
        <w:rPr>
          <w:rFonts w:eastAsiaTheme="minorEastAsia"/>
        </w:rPr>
        <w:t xml:space="preserve"> </w:t>
      </w:r>
      <w:r>
        <w:rPr>
          <w:rFonts w:eastAsiaTheme="minorEastAsia"/>
          <w:lang w:val="en-US"/>
        </w:rPr>
        <w:t>ppb</w:t>
      </w:r>
      <w:r w:rsidRPr="00715375">
        <w:rPr>
          <w:rFonts w:eastAsiaTheme="minorEastAsia"/>
        </w:rPr>
        <w:t>;</w:t>
      </w:r>
    </w:p>
    <w:p w14:paraId="27F12EDB" w14:textId="77777777" w:rsidR="00DF6BBD" w:rsidRDefault="00AC4306" w:rsidP="009A3355">
      <w:pPr>
        <w:rPr>
          <w:rFonts w:eastAsiaTheme="minor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6FA31BB7" wp14:editId="5F6B2EA5">
                <wp:simplePos x="0" y="0"/>
                <wp:positionH relativeFrom="column">
                  <wp:posOffset>-635</wp:posOffset>
                </wp:positionH>
                <wp:positionV relativeFrom="paragraph">
                  <wp:posOffset>4490636</wp:posOffset>
                </wp:positionV>
                <wp:extent cx="5943600" cy="635"/>
                <wp:effectExtent l="0" t="0" r="0" b="635"/>
                <wp:wrapThrough wrapText="bothSides">
                  <wp:wrapPolygon edited="0">
                    <wp:start x="0" y="0"/>
                    <wp:lineTo x="0" y="20958"/>
                    <wp:lineTo x="21554" y="20958"/>
                    <wp:lineTo x="21554" y="0"/>
                    <wp:lineTo x="0" y="0"/>
                  </wp:wrapPolygon>
                </wp:wrapThrough>
                <wp:docPr id="1619868370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926E846" w14:textId="77777777" w:rsidR="00AC4306" w:rsidRPr="00AC4306" w:rsidRDefault="00AC4306" w:rsidP="00AC4306">
                            <w:pPr>
                              <w:pStyle w:val="Caption"/>
                              <w:rPr>
                                <w:rFonts w:asciiTheme="majorHAnsi" w:eastAsiaTheme="majorEastAsia" w:hAnsiTheme="majorHAnsi" w:cstheme="majorBidi"/>
                                <w:noProof/>
                                <w:color w:val="000000" w:themeColor="text1"/>
                              </w:rPr>
                            </w:pPr>
                            <w:r>
                              <w:t xml:space="preserve">Рисунок </w:t>
                            </w:r>
                            <w:fldSimple w:instr=" SEQ Рисунок \* ARABIC ">
                              <w:r w:rsidR="00717D0E">
                                <w:rPr>
                                  <w:noProof/>
                                </w:rPr>
                                <w:t>9</w:t>
                              </w:r>
                            </w:fldSimple>
                            <w:r>
                              <w:t>.  Численное моделирование прохождения критической энергии скачком с учётом импедансов. Фазовая плоскость до скачка и после, изменение длины сгустка и наведеное дополнительное напряжение.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FA31BB7" id="_x0000_s1033" type="#_x0000_t202" style="position:absolute;margin-left:-.05pt;margin-top:353.6pt;width:468pt;height:.05pt;z-index:2517360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" stroked="f">
                <v:textbox style="mso-fit-shape-to-text:t" inset="0,0,0,0">
                  <w:txbxContent>
                    <w:p w14:paraId="0926E846" w14:textId="77777777" w:rsidR="00AC4306" w:rsidRPr="00AC4306" w:rsidRDefault="00AC4306" w:rsidP="00AC4306">
                      <w:pPr>
                        <w:pStyle w:val="Caption"/>
                        <w:rPr>
                          <w:rFonts w:asciiTheme="majorHAnsi" w:eastAsiaTheme="majorEastAsia" w:hAnsiTheme="majorHAnsi" w:cstheme="majorBidi"/>
                          <w:noProof/>
                          <w:color w:val="000000" w:themeColor="text1"/>
                        </w:rPr>
                      </w:pPr>
                      <w:r>
                        <w:t xml:space="preserve">Рисунок </w:t>
                      </w:r>
                      <w:fldSimple w:instr=" SEQ Рисунок \* ARABIC ">
                        <w:r w:rsidR="00717D0E">
                          <w:rPr>
                            <w:noProof/>
                          </w:rPr>
                          <w:t>9</w:t>
                        </w:r>
                      </w:fldSimple>
                      <w:r>
                        <w:t>.  Численное моделирование прохождения критической энергии скачком с учётом импедансов. Фазовая плоскость до скачка и после, изменение длины сгустка и наведеное дополнительное напряжение.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C461CE">
        <w:t>г)</w:t>
      </w:r>
      <w:r>
        <w:tab/>
        <w:t xml:space="preserve">Импеданс </w:t>
      </w:r>
      <m:oMath>
        <m:f>
          <m:fPr>
            <m:type m:val="lin"/>
            <m:ctrlPr>
              <w:rPr>
                <w:rFonts w:ascii="Cambria Math" w:hAnsi="Cambria Math" w:cs="Times New Roman"/>
                <w:i/>
                <w:iCs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Z</m:t>
                </m:r>
              </m:e>
              <m:sub>
                <m:r>
                  <w:rPr>
                    <w:rFonts w:ascii="Cambria Math" w:hAnsi="Cambria Math" w:cs="Times New Roman"/>
                  </w:rPr>
                  <m:t>n</m:t>
                </m:r>
              </m:sub>
            </m:sSub>
          </m:num>
          <m:den>
            <m:r>
              <w:rPr>
                <w:rFonts w:ascii="Cambria Math" w:hAnsi="Cambria Math" w:cs="Times New Roman"/>
                <w:lang w:val="en-US"/>
              </w:rPr>
              <m:t>n</m:t>
            </m:r>
          </m:den>
        </m:f>
        <m:r>
          <w:rPr>
            <w:rFonts w:ascii="Cambria Math" w:eastAsiaTheme="minorEastAsia" w:hAnsi="Cambria Math"/>
          </w:rPr>
          <m:t>=+i∙10</m:t>
        </m:r>
      </m:oMath>
      <w:r w:rsidRPr="00021C97">
        <w:rPr>
          <w:rFonts w:eastAsiaTheme="minorEastAsia"/>
          <w:iCs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α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=0.01</m:t>
        </m:r>
      </m:oMath>
      <w:r w:rsidRPr="00021C97">
        <w:rPr>
          <w:rFonts w:eastAsiaTheme="minorEastAsia"/>
          <w:iCs/>
        </w:rPr>
        <w:t xml:space="preserve">, </w:t>
      </w:r>
      <w:r>
        <w:t xml:space="preserve">Интенсивность </w:t>
      </w:r>
      <m:oMath>
        <m:r>
          <m:rPr>
            <m:sty m:val="p"/>
          </m:rPr>
          <w:rPr>
            <w:rFonts w:ascii="Cambria Math" w:hAnsi="Cambria Math"/>
          </w:rPr>
          <m:t>1×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12</m:t>
            </m:r>
          </m:sup>
        </m:sSup>
      </m:oMath>
      <w:r w:rsidRPr="00021C97">
        <w:rPr>
          <w:rFonts w:eastAsiaTheme="minorEastAsia"/>
        </w:rPr>
        <w:t xml:space="preserve"> </w:t>
      </w:r>
      <w:r>
        <w:rPr>
          <w:rFonts w:eastAsiaTheme="minorEastAsia"/>
          <w:lang w:val="en-US"/>
        </w:rPr>
        <w:t>ppb</w:t>
      </w:r>
      <w:r w:rsidRPr="00715375">
        <w:rPr>
          <w:rFonts w:eastAsiaTheme="minorEastAsia"/>
        </w:rPr>
        <w:t>;</w:t>
      </w:r>
    </w:p>
    <w:p w14:paraId="6A9F4EAA" w14:textId="77777777" w:rsidR="00797CA3" w:rsidRPr="00E4075C" w:rsidRDefault="00797CA3" w:rsidP="00E4075C">
      <w:pPr>
        <w:spacing w:line="276" w:lineRule="auto"/>
        <w:jc w:val="both"/>
      </w:pPr>
      <w:r w:rsidRPr="00E02420">
        <w:rPr>
          <w:rFonts w:eastAsiaTheme="minorEastAsia"/>
        </w:rPr>
        <w:lastRenderedPageBreak/>
        <w:tab/>
      </w:r>
      <w:r w:rsidR="00E4075C">
        <w:rPr>
          <w:rFonts w:eastAsiaTheme="minorEastAsia"/>
        </w:rPr>
        <w:t>На рис. 9 и таблице 5 показаны результаты численного моделирования</w:t>
      </w:r>
      <w:r w:rsidR="00E47DE1">
        <w:rPr>
          <w:rFonts w:eastAsiaTheme="minorEastAsia"/>
        </w:rPr>
        <w:t xml:space="preserve"> </w:t>
      </w:r>
      <w:r w:rsidR="00E4075C" w:rsidRPr="00E4075C">
        <w:rPr>
          <w:rFonts w:eastAsiaTheme="minorEastAsia"/>
        </w:rPr>
        <w:t>[9]</w:t>
      </w:r>
      <w:r w:rsidR="00E4075C">
        <w:rPr>
          <w:rFonts w:eastAsiaTheme="minorEastAsia"/>
        </w:rPr>
        <w:t xml:space="preserve"> для скачка критической энергии с учётом импедансов вида  </w:t>
      </w:r>
      <m:oMath>
        <m:f>
          <m:fPr>
            <m:type m:val="lin"/>
            <m:ctrlPr>
              <w:rPr>
                <w:rFonts w:ascii="Cambria Math" w:hAnsi="Cambria Math" w:cs="Times New Roman"/>
                <w:i/>
                <w:iCs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Z</m:t>
                </m:r>
              </m:e>
              <m:sub>
                <m:r>
                  <w:rPr>
                    <w:rFonts w:ascii="Cambria Math" w:hAnsi="Cambria Math" w:cs="Times New Roman"/>
                  </w:rPr>
                  <m:t>n</m:t>
                </m:r>
              </m:sub>
            </m:sSub>
          </m:num>
          <m:den>
            <m:r>
              <w:rPr>
                <w:rFonts w:ascii="Cambria Math" w:hAnsi="Cambria Math" w:cs="Times New Roman"/>
                <w:lang w:val="en-US"/>
              </w:rPr>
              <m:t>n</m:t>
            </m:r>
          </m:den>
        </m:f>
        <m:r>
          <w:rPr>
            <w:rFonts w:ascii="Cambria Math" w:eastAsiaTheme="minorEastAsia" w:hAnsi="Cambria Math"/>
          </w:rPr>
          <m:t>=±i∙const</m:t>
        </m:r>
      </m:oMath>
      <w:r w:rsidR="00E4075C">
        <w:rPr>
          <w:rFonts w:eastAsiaTheme="minorEastAsia"/>
          <w:iCs/>
        </w:rPr>
        <w:t xml:space="preserve"> и разных интенсивностей. По сравнению с прохождением без скачка, продольная длина сгустка сокращается меньше, а соответствующие импедансы меньше возмущают сгусток.</w:t>
      </w:r>
    </w:p>
    <w:p w14:paraId="7C99B80E" w14:textId="77777777" w:rsidR="003813AC" w:rsidRDefault="003813AC" w:rsidP="00717D0E">
      <w:pPr>
        <w:pStyle w:val="Heading2"/>
      </w:pPr>
      <w:bookmarkStart w:id="38" w:name="_Toc154416553"/>
      <w:r>
        <w:t>Станция перезахвата</w:t>
      </w:r>
      <w:bookmarkEnd w:id="38"/>
    </w:p>
    <w:p w14:paraId="3036EB4C" w14:textId="77777777" w:rsidR="003813AC" w:rsidRPr="008D7A23" w:rsidRDefault="008D7A23" w:rsidP="00E47DE1">
      <w:pPr>
        <w:spacing w:line="276" w:lineRule="auto"/>
        <w:jc w:val="both"/>
      </w:pPr>
      <w:r>
        <w:tab/>
        <w:t xml:space="preserve">Как видно из уравнений (5) и (11), а также численного моделирования, продольная длина сгустка важна в том смысле, что создаваемое напряжение импедансом вида </w:t>
      </w:r>
      <m:oMath>
        <m:f>
          <m:fPr>
            <m:type m:val="lin"/>
            <m:ctrlPr>
              <w:rPr>
                <w:rFonts w:ascii="Cambria Math" w:hAnsi="Cambria Math" w:cs="Times New Roman"/>
                <w:i/>
                <w:iCs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Z</m:t>
                </m:r>
              </m:e>
              <m:sub>
                <m:r>
                  <w:rPr>
                    <w:rFonts w:ascii="Cambria Math" w:hAnsi="Cambria Math" w:cs="Times New Roman"/>
                  </w:rPr>
                  <m:t>n</m:t>
                </m:r>
              </m:sub>
            </m:sSub>
          </m:num>
          <m:den>
            <m:r>
              <w:rPr>
                <w:rFonts w:ascii="Cambria Math" w:hAnsi="Cambria Math" w:cs="Times New Roman"/>
                <w:lang w:val="en-US"/>
              </w:rPr>
              <m:t>n</m:t>
            </m:r>
          </m:den>
        </m:f>
        <m:r>
          <w:rPr>
            <w:rFonts w:ascii="Cambria Math" w:eastAsiaTheme="minorEastAsia" w:hAnsi="Cambria Math"/>
          </w:rPr>
          <m:t>=±i∙const</m:t>
        </m:r>
      </m:oMath>
      <w:r>
        <w:rPr>
          <w:rFonts w:eastAsiaTheme="minorEastAsia"/>
          <w:iCs/>
        </w:rPr>
        <w:t xml:space="preserve"> действует на градиент распределения частиц в сгустке и тем больше, чем меньше длина самого сгустка и больше интенсивность. С этой целью, на У-70</w:t>
      </w:r>
      <w:r w:rsidR="00506486">
        <w:rPr>
          <w:rFonts w:eastAsiaTheme="minorEastAsia"/>
          <w:iCs/>
        </w:rPr>
        <w:t xml:space="preserve"> также может быть</w:t>
      </w:r>
      <w:r>
        <w:rPr>
          <w:rFonts w:eastAsiaTheme="minorEastAsia"/>
          <w:iCs/>
        </w:rPr>
        <w:t xml:space="preserve"> исполь</w:t>
      </w:r>
      <w:r w:rsidR="00506486">
        <w:rPr>
          <w:rFonts w:eastAsiaTheme="minorEastAsia"/>
          <w:iCs/>
        </w:rPr>
        <w:t>зована</w:t>
      </w:r>
      <w:r>
        <w:rPr>
          <w:rFonts w:eastAsiaTheme="minorEastAsia"/>
          <w:iCs/>
        </w:rPr>
        <w:t xml:space="preserve"> станция перезахвата, которая раскачивает пучок и </w:t>
      </w:r>
      <w:r w:rsidR="004F705C">
        <w:rPr>
          <w:rFonts w:eastAsiaTheme="minorEastAsia"/>
          <w:iCs/>
        </w:rPr>
        <w:t xml:space="preserve">тем самым </w:t>
      </w:r>
      <w:r>
        <w:rPr>
          <w:rFonts w:eastAsiaTheme="minorEastAsia"/>
          <w:iCs/>
        </w:rPr>
        <w:t xml:space="preserve">увеличивает </w:t>
      </w:r>
      <w:r w:rsidR="004F705C">
        <w:rPr>
          <w:rFonts w:eastAsiaTheme="minorEastAsia"/>
          <w:iCs/>
        </w:rPr>
        <w:t>длину сгустка.</w:t>
      </w:r>
    </w:p>
    <w:p w14:paraId="45ED7FFA" w14:textId="77777777" w:rsidR="00140681" w:rsidRPr="00140681" w:rsidRDefault="00140681" w:rsidP="00140681">
      <w:pPr>
        <w:rPr>
          <w:rFonts w:asciiTheme="majorHAnsi" w:eastAsiaTheme="majorEastAsia" w:hAnsiTheme="majorHAnsi" w:cstheme="majorBidi"/>
          <w:color w:val="000000" w:themeColor="text1"/>
        </w:rPr>
      </w:pPr>
      <w:r>
        <w:br w:type="page"/>
      </w:r>
    </w:p>
    <w:p w14:paraId="43536A98" w14:textId="77777777" w:rsidR="00492B38" w:rsidRDefault="00492B38" w:rsidP="00E843E0">
      <w:pPr>
        <w:pStyle w:val="Heading1"/>
      </w:pPr>
      <w:bookmarkStart w:id="39" w:name="_Toc154416554"/>
      <w:r>
        <w:lastRenderedPageBreak/>
        <w:t>Заключение</w:t>
      </w:r>
      <w:bookmarkEnd w:id="39"/>
    </w:p>
    <w:p w14:paraId="722D1BB6" w14:textId="77777777" w:rsidR="00492B38" w:rsidRDefault="00492B38" w:rsidP="00E4075C">
      <w:pPr>
        <w:spacing w:line="276" w:lineRule="auto"/>
        <w:jc w:val="both"/>
      </w:pPr>
      <w:r>
        <w:tab/>
      </w:r>
      <w:r w:rsidR="00E4075C">
        <w:t xml:space="preserve">Прохождение критической энергии в гармоническом ВЧ как с использованием метода скачка, так и без него, было рассмотрено в сеансе на </w:t>
      </w:r>
      <w:r w:rsidR="00D32663">
        <w:t>протонном синхротроне У-70</w:t>
      </w:r>
      <w:r w:rsidR="00E4075C">
        <w:t>. А также при помощи</w:t>
      </w:r>
      <w:r w:rsidR="00E47DE1">
        <w:t xml:space="preserve"> моделирования продольной динамики для различных импедансов и интенсивностей сгустков.</w:t>
      </w:r>
    </w:p>
    <w:p w14:paraId="478D14CB" w14:textId="77777777" w:rsidR="00E47DE1" w:rsidRDefault="00E47DE1" w:rsidP="00E4075C">
      <w:pPr>
        <w:spacing w:line="276" w:lineRule="auto"/>
        <w:jc w:val="both"/>
      </w:pPr>
      <w:r>
        <w:tab/>
        <w:t>Показано, что темп ускорения играет ключевую роль при прохождении критической энергии. Для его увеличения используют метод поднятия критической энергии при помощи модуляции дисперсионной функции. Что позволяет контролировать продольную длину сгустка в момент прохождения критической энергии.</w:t>
      </w:r>
    </w:p>
    <w:p w14:paraId="0A639D5F" w14:textId="77777777" w:rsidR="00E47DE1" w:rsidRPr="00E47DE1" w:rsidRDefault="00E47DE1" w:rsidP="00E4075C">
      <w:pPr>
        <w:spacing w:line="276" w:lineRule="auto"/>
        <w:jc w:val="both"/>
      </w:pPr>
      <w:r>
        <w:tab/>
        <w:t xml:space="preserve">Полученные результаты представляют большой интерес для дальнейшего изучения критической энергии как в гармоническом, так и барьерном ВЧ в коллайдере </w:t>
      </w:r>
      <w:r>
        <w:rPr>
          <w:lang w:val="en-US"/>
        </w:rPr>
        <w:t>NICA</w:t>
      </w:r>
      <w:r w:rsidRPr="00E47DE1">
        <w:t xml:space="preserve"> </w:t>
      </w:r>
      <w:r>
        <w:t>для ускорения поляризованных протонов.</w:t>
      </w:r>
    </w:p>
    <w:p w14:paraId="2A98EF06" w14:textId="77777777" w:rsidR="00E6463A" w:rsidRDefault="00E6463A" w:rsidP="00E843E0">
      <w:pPr>
        <w:pStyle w:val="Heading1"/>
      </w:pPr>
      <w:bookmarkStart w:id="40" w:name="_Toc154416555"/>
      <w:r>
        <w:t>Благодарность</w:t>
      </w:r>
      <w:bookmarkEnd w:id="40"/>
    </w:p>
    <w:p w14:paraId="481684C8" w14:textId="77777777" w:rsidR="00E6463A" w:rsidRPr="00E843E0" w:rsidRDefault="00140681" w:rsidP="00917895">
      <w:pPr>
        <w:spacing w:line="276" w:lineRule="auto"/>
        <w:jc w:val="both"/>
        <w:rPr>
          <w:lang w:val="en-US"/>
        </w:rPr>
      </w:pPr>
      <w:r>
        <w:tab/>
      </w:r>
      <w:r w:rsidR="00E6463A">
        <w:t>Автор выражает благодарность директору ИФВЭ Иванову С.В. за возможность участия в сеансе на синхротроне У-70, а также сотрудникам ОУК</w:t>
      </w:r>
      <w:r w:rsidR="00917895" w:rsidRPr="00917895">
        <w:t xml:space="preserve"> </w:t>
      </w:r>
      <w:r w:rsidR="00917895">
        <w:t>ИФВЭ</w:t>
      </w:r>
      <w:r w:rsidR="00E6463A">
        <w:t xml:space="preserve"> Калинину В.А.</w:t>
      </w:r>
      <w:r w:rsidR="00E6463A" w:rsidRPr="00E6463A">
        <w:t xml:space="preserve">, </w:t>
      </w:r>
      <w:r w:rsidR="00E6463A">
        <w:t>Пашкову П.Т.</w:t>
      </w:r>
      <w:r w:rsidR="00E6463A" w:rsidRPr="00E6463A">
        <w:t xml:space="preserve">, </w:t>
      </w:r>
      <w:r w:rsidR="00E6463A">
        <w:t>Ермолаеву А.Д. за всестороннюю помощь в изучении рассматриваемой задачи.</w:t>
      </w:r>
    </w:p>
    <w:p w14:paraId="22F0D110" w14:textId="77777777" w:rsidR="00E6463A" w:rsidRDefault="00E6463A" w:rsidP="00E843E0">
      <w:pPr>
        <w:pStyle w:val="Heading1"/>
      </w:pPr>
      <w:bookmarkStart w:id="41" w:name="_Toc154416556"/>
      <w:r>
        <w:t>Литература</w:t>
      </w:r>
      <w:bookmarkEnd w:id="41"/>
    </w:p>
    <w:p w14:paraId="0B911594" w14:textId="77777777" w:rsidR="002238F2" w:rsidRDefault="00492B38" w:rsidP="002238F2">
      <w:pPr>
        <w:spacing w:line="276" w:lineRule="auto"/>
        <w:jc w:val="both"/>
        <w:rPr>
          <w:rFonts w:cstheme="minorHAnsi"/>
          <w:lang w:val="en-US"/>
        </w:rPr>
      </w:pPr>
      <w:r w:rsidRPr="005E4B5B">
        <w:rPr>
          <w:rFonts w:cstheme="minorHAnsi"/>
          <w:lang w:val="en-US"/>
        </w:rPr>
        <w:t>[1]</w:t>
      </w:r>
      <w:r w:rsidRPr="005E4B5B">
        <w:rPr>
          <w:rFonts w:cstheme="minorHAnsi"/>
          <w:lang w:val="en-US"/>
        </w:rPr>
        <w:tab/>
      </w:r>
      <w:r w:rsidR="002238F2" w:rsidRPr="002238F2">
        <w:rPr>
          <w:rFonts w:cstheme="minorHAnsi"/>
          <w:lang w:val="en-US"/>
        </w:rPr>
        <w:t>Kolokolchikov, S. and Senichev, Y. and Melnikov, A. and Syresin, E.",</w:t>
      </w:r>
      <w:r w:rsidR="002238F2">
        <w:rPr>
          <w:rFonts w:cstheme="minorHAnsi"/>
          <w:lang w:val="en-US"/>
        </w:rPr>
        <w:t xml:space="preserve"> </w:t>
      </w:r>
      <w:r w:rsidR="002238F2" w:rsidRPr="002238F2">
        <w:rPr>
          <w:rFonts w:cstheme="minorHAnsi"/>
          <w:lang w:val="en-US"/>
        </w:rPr>
        <w:t>Acceleration and crossing of transition energy investigation using an RF structure of</w:t>
      </w:r>
      <w:r w:rsidR="002238F2">
        <w:rPr>
          <w:rFonts w:cstheme="minorHAnsi"/>
          <w:lang w:val="en-US"/>
        </w:rPr>
        <w:t xml:space="preserve"> </w:t>
      </w:r>
      <w:r w:rsidR="002238F2" w:rsidRPr="002238F2">
        <w:rPr>
          <w:rFonts w:cstheme="minorHAnsi"/>
          <w:lang w:val="en-US"/>
        </w:rPr>
        <w:t>the barrier bucket type in the NICA accelerator complex</w:t>
      </w:r>
      <w:r w:rsidR="002238F2">
        <w:rPr>
          <w:rFonts w:cstheme="minorHAnsi"/>
          <w:lang w:val="en-US"/>
        </w:rPr>
        <w:t xml:space="preserve">, </w:t>
      </w:r>
      <w:r w:rsidR="002238F2" w:rsidRPr="002238F2">
        <w:rPr>
          <w:rFonts w:cstheme="minorHAnsi"/>
          <w:lang w:val="en-US"/>
        </w:rPr>
        <w:t>10.1088/1742-6596/2420/1/012001,</w:t>
      </w:r>
      <w:r w:rsidR="002238F2">
        <w:rPr>
          <w:rFonts w:cstheme="minorHAnsi"/>
          <w:lang w:val="en-US"/>
        </w:rPr>
        <w:t xml:space="preserve"> </w:t>
      </w:r>
      <w:r w:rsidR="002238F2" w:rsidRPr="002238F2">
        <w:rPr>
          <w:rFonts w:cstheme="minorHAnsi"/>
          <w:lang w:val="en-US"/>
        </w:rPr>
        <w:t>JACoW,</w:t>
      </w:r>
      <w:r w:rsidR="002238F2">
        <w:rPr>
          <w:rFonts w:cstheme="minorHAnsi"/>
          <w:lang w:val="en-US"/>
        </w:rPr>
        <w:t xml:space="preserve"> </w:t>
      </w:r>
      <w:r w:rsidR="002238F2" w:rsidRPr="002238F2">
        <w:rPr>
          <w:rFonts w:cstheme="minorHAnsi"/>
          <w:lang w:val="en-US"/>
        </w:rPr>
        <w:t>IPAC2022,</w:t>
      </w:r>
      <w:r w:rsidR="002238F2">
        <w:rPr>
          <w:rFonts w:cstheme="minorHAnsi"/>
          <w:lang w:val="en-US"/>
        </w:rPr>
        <w:t xml:space="preserve"> </w:t>
      </w:r>
      <w:r w:rsidR="002238F2" w:rsidRPr="002238F2">
        <w:rPr>
          <w:rFonts w:cstheme="minorHAnsi"/>
          <w:lang w:val="en-US"/>
        </w:rPr>
        <w:t>WEPOPT004</w:t>
      </w:r>
      <w:r w:rsidR="002238F2">
        <w:rPr>
          <w:rFonts w:cstheme="minorHAnsi"/>
          <w:lang w:val="en-US"/>
        </w:rPr>
        <w:t xml:space="preserve">, </w:t>
      </w:r>
      <w:r w:rsidR="002238F2" w:rsidRPr="002238F2">
        <w:rPr>
          <w:rFonts w:cstheme="minorHAnsi"/>
          <w:lang w:val="en-US"/>
        </w:rPr>
        <w:t>2022</w:t>
      </w:r>
    </w:p>
    <w:p w14:paraId="57F57C2C" w14:textId="77777777" w:rsidR="002238F2" w:rsidRDefault="002238F2" w:rsidP="005E4B5B">
      <w:pPr>
        <w:spacing w:line="276" w:lineRule="auto"/>
        <w:rPr>
          <w:rFonts w:cstheme="minorHAnsi"/>
          <w:lang w:val="en-US"/>
        </w:rPr>
      </w:pPr>
      <w:r>
        <w:rPr>
          <w:rFonts w:cstheme="minorHAnsi"/>
          <w:lang w:val="en-US"/>
        </w:rPr>
        <w:t>[2]</w:t>
      </w:r>
      <w:r>
        <w:rPr>
          <w:rFonts w:cstheme="minorHAnsi"/>
          <w:lang w:val="en-US"/>
        </w:rPr>
        <w:tab/>
      </w:r>
      <w:r w:rsidRPr="005E4B5B">
        <w:rPr>
          <w:rFonts w:cstheme="minorHAnsi"/>
          <w:lang w:val="en-US"/>
        </w:rPr>
        <w:t xml:space="preserve">J. Wei, S.-Y. </w:t>
      </w:r>
      <w:r w:rsidRPr="003D694E">
        <w:rPr>
          <w:rFonts w:eastAsia="Times New Roman" w:cstheme="minorHAnsi"/>
          <w:shd w:val="clear" w:color="auto" w:fill="FFFFFF"/>
          <w:lang w:val="en-US" w:eastAsia="ru-RU"/>
        </w:rPr>
        <w:t>Lee</w:t>
      </w:r>
      <w:r w:rsidRPr="005E4B5B">
        <w:rPr>
          <w:rFonts w:cstheme="minorHAnsi"/>
          <w:lang w:val="en-US"/>
        </w:rPr>
        <w:t>, Space Charge Effect at Transition Energy and the Transfer of R.F. System at Top Energy, BNL—41667</w:t>
      </w:r>
    </w:p>
    <w:p w14:paraId="7FA980AB" w14:textId="77777777" w:rsidR="005C4CC4" w:rsidRPr="005E4B5B" w:rsidRDefault="005C4CC4" w:rsidP="005E4B5B">
      <w:pPr>
        <w:spacing w:line="276" w:lineRule="auto"/>
        <w:rPr>
          <w:rFonts w:eastAsia="Times New Roman" w:cstheme="minorHAnsi"/>
          <w:shd w:val="clear" w:color="auto" w:fill="FFFFFF"/>
          <w:lang w:val="en-US" w:eastAsia="ru-RU"/>
        </w:rPr>
      </w:pPr>
      <w:r w:rsidRPr="005E4B5B">
        <w:rPr>
          <w:rFonts w:cstheme="minorHAnsi"/>
          <w:lang w:val="en-US"/>
        </w:rPr>
        <w:t>[</w:t>
      </w:r>
      <w:r w:rsidR="002238F2">
        <w:rPr>
          <w:rFonts w:cstheme="minorHAnsi"/>
          <w:lang w:val="en-US"/>
        </w:rPr>
        <w:t>3</w:t>
      </w:r>
      <w:r w:rsidRPr="005E4B5B">
        <w:rPr>
          <w:rFonts w:cstheme="minorHAnsi"/>
          <w:lang w:val="en-US"/>
        </w:rPr>
        <w:t>]</w:t>
      </w:r>
      <w:r w:rsidRPr="005E4B5B">
        <w:rPr>
          <w:rFonts w:cstheme="minorHAnsi"/>
          <w:lang w:val="en-US"/>
        </w:rPr>
        <w:tab/>
      </w:r>
      <w:r w:rsidR="003D694E" w:rsidRPr="005E4B5B">
        <w:rPr>
          <w:rFonts w:cstheme="minorHAnsi"/>
          <w:lang w:val="en-US"/>
        </w:rPr>
        <w:t xml:space="preserve">S.-Y. </w:t>
      </w:r>
      <w:r w:rsidR="003D694E" w:rsidRPr="003D694E">
        <w:rPr>
          <w:rFonts w:eastAsia="Times New Roman" w:cstheme="minorHAnsi"/>
          <w:shd w:val="clear" w:color="auto" w:fill="FFFFFF"/>
          <w:lang w:val="en-US" w:eastAsia="ru-RU"/>
        </w:rPr>
        <w:t>Lee, Accelerator Physics (Fourth Edition</w:t>
      </w:r>
      <w:r w:rsidR="003D694E" w:rsidRPr="005E4B5B">
        <w:rPr>
          <w:rFonts w:eastAsia="Times New Roman" w:cstheme="minorHAnsi"/>
          <w:shd w:val="clear" w:color="auto" w:fill="FFFFFF"/>
          <w:lang w:val="en-US" w:eastAsia="ru-RU"/>
        </w:rPr>
        <w:t>), DOI:</w:t>
      </w:r>
      <w:r w:rsidR="003D694E" w:rsidRPr="003D694E">
        <w:rPr>
          <w:rFonts w:eastAsia="Times New Roman" w:cstheme="minorHAnsi"/>
          <w:shd w:val="clear" w:color="auto" w:fill="FFFFFF"/>
          <w:lang w:val="en-US" w:eastAsia="ru-RU"/>
        </w:rPr>
        <w:t>10.1142/11111,</w:t>
      </w:r>
      <w:r w:rsidR="003D694E" w:rsidRPr="005E4B5B">
        <w:rPr>
          <w:rFonts w:eastAsia="Times New Roman" w:cstheme="minorHAnsi"/>
          <w:shd w:val="clear" w:color="auto" w:fill="FFFFFF"/>
          <w:lang w:val="en-US" w:eastAsia="ru-RU"/>
        </w:rPr>
        <w:t xml:space="preserve"> ISNB: </w:t>
      </w:r>
      <w:r w:rsidR="003D694E" w:rsidRPr="003D694E">
        <w:rPr>
          <w:rFonts w:eastAsia="Times New Roman" w:cstheme="minorHAnsi"/>
          <w:shd w:val="clear" w:color="auto" w:fill="FFFFFF"/>
          <w:lang w:val="en-US" w:eastAsia="ru-RU"/>
        </w:rPr>
        <w:t>978-981-327-468-6, 978-981-327-467-9,</w:t>
      </w:r>
      <w:r w:rsidR="003D694E" w:rsidRPr="005E4B5B">
        <w:rPr>
          <w:rFonts w:eastAsia="Times New Roman" w:cstheme="minorHAnsi"/>
          <w:shd w:val="clear" w:color="auto" w:fill="FFFFFF"/>
          <w:lang w:val="en-US" w:eastAsia="ru-RU"/>
        </w:rPr>
        <w:t xml:space="preserve"> </w:t>
      </w:r>
      <w:r w:rsidR="003D694E" w:rsidRPr="003D694E">
        <w:rPr>
          <w:rFonts w:eastAsia="Times New Roman" w:cstheme="minorHAnsi"/>
          <w:shd w:val="clear" w:color="auto" w:fill="FFFFFF"/>
          <w:lang w:val="en-US" w:eastAsia="ru-RU"/>
        </w:rPr>
        <w:t>World Scientific Publishing Company,</w:t>
      </w:r>
      <w:r w:rsidR="003D694E" w:rsidRPr="005E4B5B">
        <w:rPr>
          <w:rFonts w:eastAsia="Times New Roman" w:cstheme="minorHAnsi"/>
          <w:shd w:val="clear" w:color="auto" w:fill="FFFFFF"/>
          <w:lang w:val="en-US" w:eastAsia="ru-RU"/>
        </w:rPr>
        <w:t xml:space="preserve"> </w:t>
      </w:r>
      <w:r w:rsidR="003D694E" w:rsidRPr="003D694E">
        <w:rPr>
          <w:rFonts w:eastAsia="Times New Roman" w:cstheme="minorHAnsi"/>
          <w:shd w:val="clear" w:color="auto" w:fill="FFFFFF"/>
          <w:lang w:val="en-US" w:eastAsia="ru-RU"/>
        </w:rPr>
        <w:t>2018</w:t>
      </w:r>
      <w:r w:rsidR="003D694E" w:rsidRPr="005E4B5B">
        <w:rPr>
          <w:rFonts w:eastAsia="Times New Roman" w:cstheme="minorHAnsi"/>
          <w:shd w:val="clear" w:color="auto" w:fill="FFFFFF"/>
          <w:lang w:val="en-US" w:eastAsia="ru-RU"/>
        </w:rPr>
        <w:t>.</w:t>
      </w:r>
    </w:p>
    <w:p w14:paraId="24BA1469" w14:textId="77777777" w:rsidR="002238F2" w:rsidRDefault="009C464B" w:rsidP="005E4B5B">
      <w:pPr>
        <w:spacing w:line="276" w:lineRule="auto"/>
        <w:rPr>
          <w:lang w:val="en-US"/>
        </w:rPr>
      </w:pPr>
      <w:r w:rsidRPr="005E4B5B">
        <w:rPr>
          <w:rFonts w:cstheme="minorHAnsi"/>
          <w:lang w:val="en-US"/>
        </w:rPr>
        <w:t>[</w:t>
      </w:r>
      <w:r w:rsidR="002238F2">
        <w:rPr>
          <w:rFonts w:cstheme="minorHAnsi"/>
          <w:lang w:val="en-US"/>
        </w:rPr>
        <w:t>4</w:t>
      </w:r>
      <w:r w:rsidRPr="005E4B5B">
        <w:rPr>
          <w:rFonts w:cstheme="minorHAnsi"/>
          <w:lang w:val="en-US"/>
        </w:rPr>
        <w:t>]</w:t>
      </w:r>
      <w:r w:rsidRPr="005E4B5B">
        <w:rPr>
          <w:rFonts w:cstheme="minorHAnsi"/>
          <w:lang w:val="en-US"/>
        </w:rPr>
        <w:tab/>
      </w:r>
      <w:r w:rsidR="002238F2">
        <w:rPr>
          <w:lang w:val="en-US"/>
        </w:rPr>
        <w:t xml:space="preserve">MADX, </w:t>
      </w:r>
      <w:hyperlink r:id="rId64" w:history="1">
        <w:r w:rsidR="002238F2" w:rsidRPr="00FA14C5">
          <w:rPr>
            <w:rStyle w:val="Hyperlink"/>
            <w:lang w:val="en-US"/>
          </w:rPr>
          <w:t>https://mad.web.cern.ch/mad/</w:t>
        </w:r>
      </w:hyperlink>
    </w:p>
    <w:p w14:paraId="11ADD664" w14:textId="77777777" w:rsidR="009C464B" w:rsidRPr="002238F2" w:rsidRDefault="002238F2" w:rsidP="005E4B5B">
      <w:pPr>
        <w:spacing w:line="276" w:lineRule="auto"/>
        <w:rPr>
          <w:rFonts w:eastAsia="Times New Roman" w:cstheme="minorHAnsi"/>
          <w:shd w:val="clear" w:color="auto" w:fill="FFFFFF"/>
          <w:lang w:val="en-US" w:eastAsia="ru-RU"/>
        </w:rPr>
      </w:pPr>
      <w:r>
        <w:rPr>
          <w:lang w:val="en-US"/>
        </w:rPr>
        <w:t>[5]</w:t>
      </w:r>
      <w:r>
        <w:rPr>
          <w:lang w:val="en-US"/>
        </w:rPr>
        <w:tab/>
      </w:r>
      <w:r w:rsidRPr="001634DE">
        <w:rPr>
          <w:rFonts w:eastAsia="Times New Roman" w:cstheme="minorHAnsi"/>
          <w:shd w:val="clear" w:color="auto" w:fill="FFFFFF"/>
          <w:lang w:val="en-US" w:eastAsia="ru-RU"/>
        </w:rPr>
        <w:t>Ng, K. Y.", Physics of Intensity Dependent Beam Instabilities,</w:t>
      </w:r>
      <w:r w:rsidRPr="005E4B5B">
        <w:rPr>
          <w:rFonts w:eastAsia="Times New Roman" w:cstheme="minorHAnsi"/>
          <w:shd w:val="clear" w:color="auto" w:fill="FFFFFF"/>
          <w:lang w:val="en-US" w:eastAsia="ru-RU"/>
        </w:rPr>
        <w:t xml:space="preserve"> </w:t>
      </w:r>
      <w:r w:rsidRPr="001634DE">
        <w:rPr>
          <w:rFonts w:eastAsia="Times New Roman" w:cstheme="minorHAnsi"/>
          <w:shd w:val="clear" w:color="auto" w:fill="FFFFFF"/>
          <w:lang w:val="en-US" w:eastAsia="ru-RU"/>
        </w:rPr>
        <w:t>U.S. Particle Accelerator School (USPAS 2002),</w:t>
      </w:r>
      <w:r w:rsidRPr="005E4B5B">
        <w:rPr>
          <w:rFonts w:eastAsia="Times New Roman" w:cstheme="minorHAnsi"/>
          <w:shd w:val="clear" w:color="auto" w:fill="FFFFFF"/>
          <w:lang w:val="en-US" w:eastAsia="ru-RU"/>
        </w:rPr>
        <w:t xml:space="preserve"> </w:t>
      </w:r>
      <w:r w:rsidRPr="001634DE">
        <w:rPr>
          <w:rFonts w:eastAsia="Times New Roman" w:cstheme="minorHAnsi"/>
          <w:shd w:val="clear" w:color="auto" w:fill="FFFFFF"/>
          <w:lang w:val="en-US" w:eastAsia="ru-RU"/>
        </w:rPr>
        <w:t>FERMILAB-FN-0713</w:t>
      </w:r>
      <w:r w:rsidRPr="005E4B5B">
        <w:rPr>
          <w:rFonts w:eastAsia="Times New Roman" w:cstheme="minorHAnsi"/>
          <w:shd w:val="clear" w:color="auto" w:fill="FFFFFF"/>
          <w:lang w:val="en-US" w:eastAsia="ru-RU"/>
        </w:rPr>
        <w:t xml:space="preserve">, </w:t>
      </w:r>
      <w:r w:rsidRPr="001634DE">
        <w:rPr>
          <w:rFonts w:eastAsia="Times New Roman" w:cstheme="minorHAnsi"/>
          <w:shd w:val="clear" w:color="auto" w:fill="FFFFFF"/>
          <w:lang w:val="en-US" w:eastAsia="ru-RU"/>
        </w:rPr>
        <w:t>2002</w:t>
      </w:r>
      <w:r w:rsidRPr="005E4B5B">
        <w:rPr>
          <w:rFonts w:eastAsia="Times New Roman" w:cstheme="minorHAnsi"/>
          <w:shd w:val="clear" w:color="auto" w:fill="FFFFFF"/>
          <w:lang w:val="en-US" w:eastAsia="ru-RU"/>
        </w:rPr>
        <w:t>.</w:t>
      </w:r>
    </w:p>
    <w:p w14:paraId="5506706D" w14:textId="77777777" w:rsidR="005C4CC4" w:rsidRDefault="005C4CC4" w:rsidP="005E4B5B">
      <w:pPr>
        <w:spacing w:line="276" w:lineRule="auto"/>
      </w:pPr>
      <w:r w:rsidRPr="001634DE">
        <w:t>[</w:t>
      </w:r>
      <w:r w:rsidR="002238F2" w:rsidRPr="002238F2">
        <w:t>6</w:t>
      </w:r>
      <w:r w:rsidRPr="001634DE">
        <w:t>]</w:t>
      </w:r>
      <w:r w:rsidRPr="001634DE">
        <w:tab/>
      </w:r>
      <w:r w:rsidR="0028461C" w:rsidRPr="0028461C">
        <w:t>П. Т. Пашков, Измерение индуктивной компоненты продольного импеданса связи У-70 с помощью скачка критической энергии – Протвино: ИФВЭ, 2004. – 16 с.: ил. – (</w:t>
      </w:r>
      <w:proofErr w:type="gramStart"/>
      <w:r w:rsidR="0028461C" w:rsidRPr="0028461C">
        <w:t>ИФВЭ ;</w:t>
      </w:r>
      <w:proofErr w:type="gramEnd"/>
      <w:r w:rsidR="0028461C" w:rsidRPr="0028461C">
        <w:t xml:space="preserve"> 2004-4) . – URL: </w:t>
      </w:r>
      <w:proofErr w:type="gramStart"/>
      <w:r w:rsidR="0028461C" w:rsidRPr="0028461C">
        <w:t>http://dbserv.ihep.su/~pubs/prep2004/04-04-k.htm .</w:t>
      </w:r>
      <w:proofErr w:type="gramEnd"/>
      <w:r w:rsidR="0028461C" w:rsidRPr="0028461C">
        <w:t xml:space="preserve"> - Библиогр</w:t>
      </w:r>
      <w:proofErr w:type="gramStart"/>
      <w:r w:rsidR="0028461C" w:rsidRPr="0028461C">
        <w:t>.:с.</w:t>
      </w:r>
      <w:proofErr w:type="gramEnd"/>
      <w:r w:rsidR="0028461C" w:rsidRPr="0028461C">
        <w:t xml:space="preserve">16 </w:t>
      </w:r>
    </w:p>
    <w:p w14:paraId="7313E4FB" w14:textId="77777777" w:rsidR="00B22D84" w:rsidRDefault="00B22D84" w:rsidP="005E4B5B">
      <w:pPr>
        <w:spacing w:line="276" w:lineRule="auto"/>
      </w:pPr>
      <w:r w:rsidRPr="001634DE">
        <w:t>[</w:t>
      </w:r>
      <w:r w:rsidR="002238F2" w:rsidRPr="002238F2">
        <w:t>7</w:t>
      </w:r>
      <w:r w:rsidRPr="001634DE">
        <w:t>]</w:t>
      </w:r>
      <w:r w:rsidRPr="001634DE">
        <w:tab/>
      </w:r>
      <w:r w:rsidR="00A318D6">
        <w:t>С. А. Черный</w:t>
      </w:r>
      <w:r w:rsidR="00A318D6" w:rsidRPr="00A4107E">
        <w:t xml:space="preserve">, </w:t>
      </w:r>
      <w:r w:rsidR="00A318D6">
        <w:t>Ускорительный комплекс ИФВЭ</w:t>
      </w:r>
      <w:r w:rsidR="00A318D6" w:rsidRPr="00A4107E">
        <w:t xml:space="preserve">, </w:t>
      </w:r>
      <w:r w:rsidR="00A318D6">
        <w:t>ЭЧАЯ 1991</w:t>
      </w:r>
      <w:r w:rsidR="00A318D6" w:rsidRPr="00A4107E">
        <w:t xml:space="preserve">, </w:t>
      </w:r>
      <w:r w:rsidR="00A318D6">
        <w:t>том 22</w:t>
      </w:r>
      <w:r w:rsidR="00A318D6" w:rsidRPr="00A4107E">
        <w:t xml:space="preserve">, </w:t>
      </w:r>
      <w:r w:rsidR="00A318D6">
        <w:t>выпуск 5.</w:t>
      </w:r>
    </w:p>
    <w:p w14:paraId="5D4453CA" w14:textId="77777777" w:rsidR="009C464B" w:rsidRDefault="009C464B" w:rsidP="00512AA7">
      <w:pPr>
        <w:spacing w:line="276" w:lineRule="auto"/>
      </w:pPr>
      <w:r w:rsidRPr="001634DE">
        <w:t>[</w:t>
      </w:r>
      <w:r w:rsidR="002238F2" w:rsidRPr="002238F2">
        <w:t>8</w:t>
      </w:r>
      <w:r w:rsidRPr="001634DE">
        <w:t>]</w:t>
      </w:r>
      <w:r w:rsidRPr="001634DE">
        <w:tab/>
      </w:r>
      <w:r w:rsidR="00A318D6" w:rsidRPr="0028461C">
        <w:t>Пашков, П. Т,</w:t>
      </w:r>
      <w:r w:rsidR="00A318D6" w:rsidRPr="0028461C">
        <w:rPr>
          <w:b/>
          <w:bCs/>
        </w:rPr>
        <w:t xml:space="preserve"> </w:t>
      </w:r>
      <w:r w:rsidR="00A318D6" w:rsidRPr="0028461C">
        <w:t xml:space="preserve">Основы теории протонного синхротрона: Учеб. пособие для студентов МГУ / П. Т. Пашков. - Протвино: Гос. науч. центр Рос. Федерации Ин-т физики высок. энергий, 1999. - 112 </w:t>
      </w:r>
      <w:proofErr w:type="gramStart"/>
      <w:r w:rsidR="00A318D6" w:rsidRPr="0028461C">
        <w:t>с.</w:t>
      </w:r>
      <w:r w:rsidR="00A318D6" w:rsidRPr="0015246A">
        <w:t>:</w:t>
      </w:r>
      <w:r w:rsidR="00A318D6" w:rsidRPr="0028461C">
        <w:t>-</w:t>
      </w:r>
      <w:proofErr w:type="gramEnd"/>
      <w:r w:rsidR="00A318D6" w:rsidRPr="0028461C">
        <w:t xml:space="preserve"> (Государственный научный центр Российской Федерации Институт физики высоких энергий (ИФВЭ); 99-42. ОУ У-70).</w:t>
      </w:r>
    </w:p>
    <w:p w14:paraId="214F47B9" w14:textId="77777777" w:rsidR="00ED0572" w:rsidRPr="00E167CD" w:rsidRDefault="00E167CD" w:rsidP="00512AA7">
      <w:pPr>
        <w:spacing w:line="276" w:lineRule="auto"/>
        <w:rPr>
          <w:lang w:val="en-US"/>
        </w:rPr>
      </w:pPr>
      <w:r>
        <w:rPr>
          <w:lang w:val="en-US"/>
        </w:rPr>
        <w:t>[</w:t>
      </w:r>
      <w:r w:rsidR="002238F2">
        <w:rPr>
          <w:lang w:val="en-US"/>
        </w:rPr>
        <w:t>9</w:t>
      </w:r>
      <w:r>
        <w:rPr>
          <w:lang w:val="en-US"/>
        </w:rPr>
        <w:t>]</w:t>
      </w:r>
      <w:r>
        <w:rPr>
          <w:lang w:val="en-US"/>
        </w:rPr>
        <w:tab/>
      </w:r>
      <w:proofErr w:type="spellStart"/>
      <w:r>
        <w:rPr>
          <w:lang w:val="en-US"/>
        </w:rPr>
        <w:t>BLonD</w:t>
      </w:r>
      <w:proofErr w:type="spellEnd"/>
      <w:r>
        <w:rPr>
          <w:lang w:val="en-US"/>
        </w:rPr>
        <w:t xml:space="preserve">, </w:t>
      </w:r>
      <w:hyperlink r:id="rId65" w:history="1">
        <w:r w:rsidR="00ED0572" w:rsidRPr="00FA14C5">
          <w:rPr>
            <w:rStyle w:val="Hyperlink"/>
            <w:lang w:val="en-US"/>
          </w:rPr>
          <w:t>https://blond.web.cern.ch/</w:t>
        </w:r>
      </w:hyperlink>
    </w:p>
    <w:sectPr w:rsidR="00ED0572" w:rsidRPr="00E167CD">
      <w:footerReference w:type="even" r:id="rId66"/>
      <w:footerReference w:type="default" r:id="rId67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8" w:author="valeri lebedev" w:date="2024-01-12T14:14:00Z" w:initials="vl">
    <w:p w14:paraId="440D0F88" w14:textId="52E9F728" w:rsidR="00512A62" w:rsidRPr="00512A62" w:rsidRDefault="00512A62">
      <w:pPr>
        <w:pStyle w:val="CommentText"/>
        <w:rPr>
          <w:lang w:val="en-US"/>
        </w:rPr>
      </w:pPr>
      <w:r>
        <w:rPr>
          <w:rStyle w:val="CommentReference"/>
        </w:rPr>
        <w:annotationRef/>
      </w:r>
      <w:r>
        <w:rPr>
          <w:lang w:val="en-US"/>
        </w:rPr>
        <w:t>Why do we get oscillations?</w:t>
      </w:r>
    </w:p>
  </w:comment>
  <w:comment w:id="10" w:author="valeri lebedev" w:date="2024-01-12T14:17:00Z" w:initials="vl">
    <w:p w14:paraId="378C0ECE" w14:textId="3427C2D2" w:rsidR="00512A62" w:rsidRPr="00512A62" w:rsidRDefault="00512A62">
      <w:pPr>
        <w:pStyle w:val="CommentText"/>
        <w:rPr>
          <w:lang w:val="en-US"/>
        </w:rPr>
      </w:pPr>
      <w:r>
        <w:rPr>
          <w:rStyle w:val="CommentReference"/>
        </w:rPr>
        <w:annotationRef/>
      </w:r>
      <w:r>
        <w:rPr>
          <w:lang w:val="en-US"/>
        </w:rPr>
        <w:t>incorrect</w:t>
      </w:r>
    </w:p>
  </w:comment>
  <w:comment w:id="12" w:author="valeri lebedev" w:date="2024-01-12T14:20:00Z" w:initials="vl">
    <w:p w14:paraId="74BB958A" w14:textId="21237810" w:rsidR="00512A62" w:rsidRPr="00512A62" w:rsidRDefault="00512A62">
      <w:pPr>
        <w:pStyle w:val="CommentText"/>
        <w:rPr>
          <w:lang w:val="en-US"/>
        </w:rPr>
      </w:pPr>
      <w:r>
        <w:rPr>
          <w:rStyle w:val="CommentReference"/>
        </w:rPr>
        <w:annotationRef/>
      </w:r>
      <w:r>
        <w:rPr>
          <w:lang w:val="en-US"/>
        </w:rPr>
        <w:t xml:space="preserve">where did you get it. Conditions of applicability need to be stated </w:t>
      </w:r>
    </w:p>
  </w:comment>
  <w:comment w:id="13" w:author="valeri lebedev" w:date="2024-01-12T14:21:00Z" w:initials="vl">
    <w:p w14:paraId="68C1C392" w14:textId="6B4CD0D5" w:rsidR="00512A62" w:rsidRPr="00512A62" w:rsidRDefault="00512A62">
      <w:pPr>
        <w:pStyle w:val="CommentText"/>
        <w:rPr>
          <w:lang w:val="en-US"/>
        </w:rPr>
      </w:pPr>
      <w:r>
        <w:rPr>
          <w:rStyle w:val="CommentReference"/>
        </w:rPr>
        <w:annotationRef/>
      </w:r>
      <w:r>
        <w:rPr>
          <w:lang w:val="en-US"/>
        </w:rPr>
        <w:t>betatron frequencies</w:t>
      </w:r>
    </w:p>
  </w:comment>
  <w:comment w:id="14" w:author="valeri lebedev" w:date="2024-01-12T14:22:00Z" w:initials="vl">
    <w:p w14:paraId="03775270" w14:textId="77777777" w:rsidR="00512A62" w:rsidRPr="00512A62" w:rsidRDefault="00512A62" w:rsidP="00512A62">
      <w:pPr>
        <w:pStyle w:val="CommentText"/>
        <w:rPr>
          <w:lang w:val="en-US"/>
        </w:rPr>
      </w:pPr>
      <w:r>
        <w:rPr>
          <w:rStyle w:val="CommentReference"/>
        </w:rPr>
        <w:annotationRef/>
      </w:r>
      <w:r>
        <w:rPr>
          <w:rStyle w:val="CommentReference"/>
        </w:rPr>
        <w:annotationRef/>
      </w:r>
      <w:r>
        <w:rPr>
          <w:lang w:val="en-US"/>
        </w:rPr>
        <w:t xml:space="preserve">where did you get it. Conditions of applicability need to be stated </w:t>
      </w:r>
    </w:p>
    <w:p w14:paraId="5D11E2BE" w14:textId="13A24857" w:rsidR="00512A62" w:rsidRDefault="00512A62">
      <w:pPr>
        <w:pStyle w:val="CommentText"/>
      </w:pPr>
    </w:p>
  </w:comment>
  <w:comment w:id="18" w:author="valeri lebedev" w:date="2024-01-12T14:25:00Z" w:initials="vl">
    <w:p w14:paraId="264F8A23" w14:textId="77777777" w:rsidR="0080750D" w:rsidRDefault="0080750D">
      <w:pPr>
        <w:pStyle w:val="CommentText"/>
        <w:rPr>
          <w:lang w:val="en-US"/>
        </w:rPr>
      </w:pPr>
      <w:r>
        <w:rPr>
          <w:rStyle w:val="CommentReference"/>
        </w:rPr>
        <w:annotationRef/>
      </w:r>
      <w:r>
        <w:rPr>
          <w:lang w:val="en-US"/>
        </w:rPr>
        <w:t>this is microwave instability, not head-tail.</w:t>
      </w:r>
    </w:p>
    <w:p w14:paraId="4DFA91AB" w14:textId="7BC9ADAB" w:rsidR="0080750D" w:rsidRPr="0080750D" w:rsidRDefault="0080750D">
      <w:pPr>
        <w:pStyle w:val="CommentText"/>
        <w:rPr>
          <w:lang w:val="en-US"/>
        </w:rPr>
      </w:pPr>
      <w:r>
        <w:rPr>
          <w:lang w:val="en-US"/>
        </w:rPr>
        <w:t xml:space="preserve">At zero </w:t>
      </w:r>
      <w:r w:rsidRPr="0080750D">
        <w:rPr>
          <w:rFonts w:ascii="Symbol" w:hAnsi="Symbol"/>
          <w:lang w:val="en-US"/>
        </w:rPr>
        <w:t>h</w:t>
      </w:r>
      <w:r>
        <w:rPr>
          <w:lang w:val="en-US"/>
        </w:rPr>
        <w:t xml:space="preserve"> the growth rate is zero.</w:t>
      </w:r>
    </w:p>
  </w:comment>
  <w:comment w:id="19" w:author="valeri lebedev" w:date="2024-01-12T17:48:00Z" w:initials="vl">
    <w:p w14:paraId="4169CAB5" w14:textId="3EC275B6" w:rsidR="00F25554" w:rsidRPr="00F25554" w:rsidRDefault="00F25554">
      <w:pPr>
        <w:pStyle w:val="CommentText"/>
        <w:rPr>
          <w:lang w:val="en-US"/>
        </w:rPr>
      </w:pPr>
      <w:r>
        <w:rPr>
          <w:rStyle w:val="CommentReference"/>
        </w:rPr>
        <w:annotationRef/>
      </w:r>
      <w:r>
        <w:rPr>
          <w:lang w:val="en-US"/>
        </w:rPr>
        <w:t xml:space="preserve">Looks as incorrect simulations </w:t>
      </w:r>
    </w:p>
  </w:comment>
  <w:comment w:id="36" w:author="valeri lebedev" w:date="2024-01-12T17:57:00Z" w:initials="vl">
    <w:p w14:paraId="36C5F14A" w14:textId="2CA9AC3D" w:rsidR="00F25554" w:rsidRPr="00F25554" w:rsidRDefault="00F25554">
      <w:pPr>
        <w:pStyle w:val="CommentText"/>
        <w:rPr>
          <w:lang w:val="en-US"/>
        </w:rPr>
      </w:pPr>
      <w:r>
        <w:rPr>
          <w:rStyle w:val="CommentReference"/>
        </w:rPr>
        <w:annotationRef/>
      </w:r>
      <w:r>
        <w:rPr>
          <w:lang w:val="en-US"/>
        </w:rPr>
        <w:t xml:space="preserve">Slip-factor changes with </w:t>
      </w:r>
      <w:r>
        <w:rPr>
          <w:lang w:val="en-US"/>
        </w:rPr>
        <w:t>chromaticity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440D0F88" w15:done="0"/>
  <w15:commentEx w15:paraId="378C0ECE" w15:done="0"/>
  <w15:commentEx w15:paraId="74BB958A" w15:done="0"/>
  <w15:commentEx w15:paraId="68C1C392" w15:done="0"/>
  <w15:commentEx w15:paraId="5D11E2BE" w15:done="0"/>
  <w15:commentEx w15:paraId="4DFA91AB" w15:done="0"/>
  <w15:commentEx w15:paraId="4169CAB5" w15:done="0"/>
  <w15:commentEx w15:paraId="36C5F14A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cr wp14">
  <w16cex:commentExtensible w16cex:durableId="1EE8D1BA" w16cex:dateUtc="2024-01-12T11:14:00Z"/>
  <w16cex:commentExtensible w16cex:durableId="46EC6123" w16cex:dateUtc="2024-01-12T11:17:00Z"/>
  <w16cex:commentExtensible w16cex:durableId="21F96490" w16cex:dateUtc="2024-01-12T11:20:00Z"/>
  <w16cex:commentExtensible w16cex:durableId="04ED5AF5" w16cex:dateUtc="2024-01-12T11:21:00Z"/>
  <w16cex:commentExtensible w16cex:durableId="3283DF17" w16cex:dateUtc="2024-01-12T11:22:00Z"/>
  <w16cex:commentExtensible w16cex:durableId="4CB0A8D8" w16cex:dateUtc="2024-01-12T11:25:00Z"/>
  <w16cex:commentExtensible w16cex:durableId="714191F3" w16cex:dateUtc="2024-01-12T14:48:00Z"/>
  <w16cex:commentExtensible w16cex:durableId="3289951D" w16cex:dateUtc="2024-01-12T14:57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440D0F88" w16cid:durableId="1EE8D1BA"/>
  <w16cid:commentId w16cid:paraId="378C0ECE" w16cid:durableId="46EC6123"/>
  <w16cid:commentId w16cid:paraId="74BB958A" w16cid:durableId="21F96490"/>
  <w16cid:commentId w16cid:paraId="68C1C392" w16cid:durableId="04ED5AF5"/>
  <w16cid:commentId w16cid:paraId="5D11E2BE" w16cid:durableId="3283DF17"/>
  <w16cid:commentId w16cid:paraId="4DFA91AB" w16cid:durableId="4CB0A8D8"/>
  <w16cid:commentId w16cid:paraId="4169CAB5" w16cid:durableId="714191F3"/>
  <w16cid:commentId w16cid:paraId="36C5F14A" w16cid:durableId="3289951D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20D9971" w14:textId="77777777" w:rsidR="00685897" w:rsidRDefault="00685897" w:rsidP="00BD6DC8">
      <w:r>
        <w:separator/>
      </w:r>
    </w:p>
  </w:endnote>
  <w:endnote w:type="continuationSeparator" w:id="0">
    <w:p w14:paraId="36D57BC3" w14:textId="77777777" w:rsidR="00685897" w:rsidRDefault="00685897" w:rsidP="00BD6DC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928109638"/>
      <w:docPartObj>
        <w:docPartGallery w:val="Page Numbers (Bottom of Page)"/>
        <w:docPartUnique/>
      </w:docPartObj>
    </w:sdtPr>
    <w:sdtContent>
      <w:p w14:paraId="4C37F02D" w14:textId="77777777" w:rsidR="00BD6DC8" w:rsidRDefault="00BD6DC8" w:rsidP="00B96090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1905C15F" w14:textId="77777777" w:rsidR="00BD6DC8" w:rsidRDefault="00BD6DC8" w:rsidP="00BD6DC8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1732496593"/>
      <w:docPartObj>
        <w:docPartGallery w:val="Page Numbers (Bottom of Page)"/>
        <w:docPartUnique/>
      </w:docPartObj>
    </w:sdtPr>
    <w:sdtContent>
      <w:p w14:paraId="58F28683" w14:textId="77777777" w:rsidR="00BD6DC8" w:rsidRDefault="00BD6DC8" w:rsidP="00B96090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6B1F2215" w14:textId="77777777" w:rsidR="00BD6DC8" w:rsidRDefault="00BD6DC8" w:rsidP="00BD6DC8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30F6B10" w14:textId="77777777" w:rsidR="00685897" w:rsidRDefault="00685897" w:rsidP="00BD6DC8">
      <w:r>
        <w:separator/>
      </w:r>
    </w:p>
  </w:footnote>
  <w:footnote w:type="continuationSeparator" w:id="0">
    <w:p w14:paraId="452BB010" w14:textId="77777777" w:rsidR="00685897" w:rsidRDefault="00685897" w:rsidP="00BD6DC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585928"/>
    <w:multiLevelType w:val="hybridMultilevel"/>
    <w:tmpl w:val="FE98A42E"/>
    <w:lvl w:ilvl="0" w:tplc="DD6C0188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5660AD"/>
    <w:multiLevelType w:val="multilevel"/>
    <w:tmpl w:val="23DE7CF4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0F0859E2"/>
    <w:multiLevelType w:val="multilevel"/>
    <w:tmpl w:val="46AED8C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18B80AA3"/>
    <w:multiLevelType w:val="multilevel"/>
    <w:tmpl w:val="FDE497C8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4" w15:restartNumberingAfterBreak="0">
    <w:nsid w:val="19C26B3B"/>
    <w:multiLevelType w:val="hybridMultilevel"/>
    <w:tmpl w:val="5BC4F47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4F5730D"/>
    <w:multiLevelType w:val="multilevel"/>
    <w:tmpl w:val="99FCD328"/>
    <w:styleLink w:val="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2E466BA8"/>
    <w:multiLevelType w:val="multilevel"/>
    <w:tmpl w:val="04190023"/>
    <w:styleLink w:val="ArticleSection"/>
    <w:lvl w:ilvl="0">
      <w:start w:val="1"/>
      <w:numFmt w:val="upperRoman"/>
      <w:lvlText w:val="Статья %1."/>
      <w:lvlJc w:val="left"/>
      <w:pPr>
        <w:ind w:left="0" w:firstLine="0"/>
      </w:pPr>
    </w:lvl>
    <w:lvl w:ilvl="1">
      <w:start w:val="1"/>
      <w:numFmt w:val="decimalZero"/>
      <w:isLgl/>
      <w:lvlText w:val="Раздел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7" w15:restartNumberingAfterBreak="0">
    <w:nsid w:val="37741B30"/>
    <w:multiLevelType w:val="hybridMultilevel"/>
    <w:tmpl w:val="5BC4F478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>
      <w:start w:val="1"/>
      <w:numFmt w:val="lowerRoman"/>
      <w:lvlText w:val="%3."/>
      <w:lvlJc w:val="right"/>
      <w:pPr>
        <w:ind w:left="1800" w:hanging="180"/>
      </w:pPr>
    </w:lvl>
    <w:lvl w:ilvl="3" w:tplc="FFFFFFFF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3B084F05"/>
    <w:multiLevelType w:val="hybridMultilevel"/>
    <w:tmpl w:val="5BC4F47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82729F5"/>
    <w:multiLevelType w:val="hybridMultilevel"/>
    <w:tmpl w:val="8E7461FC"/>
    <w:lvl w:ilvl="0" w:tplc="04190001">
      <w:start w:val="1"/>
      <w:numFmt w:val="bullet"/>
      <w:lvlText w:val=""/>
      <w:lvlJc w:val="left"/>
      <w:pPr>
        <w:ind w:left="129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16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73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5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76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89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1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36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056" w:hanging="360"/>
      </w:pPr>
      <w:rPr>
        <w:rFonts w:ascii="Wingdings" w:hAnsi="Wingdings" w:hint="default"/>
      </w:rPr>
    </w:lvl>
  </w:abstractNum>
  <w:abstractNum w:abstractNumId="10" w15:restartNumberingAfterBreak="0">
    <w:nsid w:val="61D73F6C"/>
    <w:multiLevelType w:val="multilevel"/>
    <w:tmpl w:val="9B220344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1" w15:restartNumberingAfterBreak="0">
    <w:nsid w:val="61DE3D10"/>
    <w:multiLevelType w:val="multilevel"/>
    <w:tmpl w:val="0419001D"/>
    <w:styleLink w:val="3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2" w15:restartNumberingAfterBreak="0">
    <w:nsid w:val="6F945C9F"/>
    <w:multiLevelType w:val="multilevel"/>
    <w:tmpl w:val="B77A3D2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13" w15:restartNumberingAfterBreak="0">
    <w:nsid w:val="76486FA1"/>
    <w:multiLevelType w:val="multilevel"/>
    <w:tmpl w:val="0419001F"/>
    <w:styleLink w:val="111111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7DF14E41"/>
    <w:multiLevelType w:val="hybridMultilevel"/>
    <w:tmpl w:val="8CB6C2F4"/>
    <w:lvl w:ilvl="0" w:tplc="DA64B5DE">
      <w:start w:val="1"/>
      <w:numFmt w:val="lowerLetter"/>
      <w:lvlText w:val="%1)"/>
      <w:lvlJc w:val="left"/>
      <w:pPr>
        <w:ind w:left="1416" w:hanging="84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56" w:hanging="360"/>
      </w:pPr>
    </w:lvl>
    <w:lvl w:ilvl="2" w:tplc="0419001B" w:tentative="1">
      <w:start w:val="1"/>
      <w:numFmt w:val="lowerRoman"/>
      <w:lvlText w:val="%3."/>
      <w:lvlJc w:val="right"/>
      <w:pPr>
        <w:ind w:left="2376" w:hanging="180"/>
      </w:pPr>
    </w:lvl>
    <w:lvl w:ilvl="3" w:tplc="0419000F" w:tentative="1">
      <w:start w:val="1"/>
      <w:numFmt w:val="decimal"/>
      <w:lvlText w:val="%4."/>
      <w:lvlJc w:val="left"/>
      <w:pPr>
        <w:ind w:left="3096" w:hanging="360"/>
      </w:pPr>
    </w:lvl>
    <w:lvl w:ilvl="4" w:tplc="04190019" w:tentative="1">
      <w:start w:val="1"/>
      <w:numFmt w:val="lowerLetter"/>
      <w:lvlText w:val="%5."/>
      <w:lvlJc w:val="left"/>
      <w:pPr>
        <w:ind w:left="3816" w:hanging="360"/>
      </w:pPr>
    </w:lvl>
    <w:lvl w:ilvl="5" w:tplc="0419001B" w:tentative="1">
      <w:start w:val="1"/>
      <w:numFmt w:val="lowerRoman"/>
      <w:lvlText w:val="%6."/>
      <w:lvlJc w:val="right"/>
      <w:pPr>
        <w:ind w:left="4536" w:hanging="180"/>
      </w:pPr>
    </w:lvl>
    <w:lvl w:ilvl="6" w:tplc="0419000F" w:tentative="1">
      <w:start w:val="1"/>
      <w:numFmt w:val="decimal"/>
      <w:lvlText w:val="%7."/>
      <w:lvlJc w:val="left"/>
      <w:pPr>
        <w:ind w:left="5256" w:hanging="360"/>
      </w:pPr>
    </w:lvl>
    <w:lvl w:ilvl="7" w:tplc="04190019" w:tentative="1">
      <w:start w:val="1"/>
      <w:numFmt w:val="lowerLetter"/>
      <w:lvlText w:val="%8."/>
      <w:lvlJc w:val="left"/>
      <w:pPr>
        <w:ind w:left="5976" w:hanging="360"/>
      </w:pPr>
    </w:lvl>
    <w:lvl w:ilvl="8" w:tplc="0419001B" w:tentative="1">
      <w:start w:val="1"/>
      <w:numFmt w:val="lowerRoman"/>
      <w:lvlText w:val="%9."/>
      <w:lvlJc w:val="right"/>
      <w:pPr>
        <w:ind w:left="6696" w:hanging="180"/>
      </w:pPr>
    </w:lvl>
  </w:abstractNum>
  <w:abstractNum w:abstractNumId="15" w15:restartNumberingAfterBreak="0">
    <w:nsid w:val="7FAF30D4"/>
    <w:multiLevelType w:val="multilevel"/>
    <w:tmpl w:val="489616DC"/>
    <w:styleLink w:val="1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82286408">
    <w:abstractNumId w:val="8"/>
  </w:num>
  <w:num w:numId="2" w16cid:durableId="283579154">
    <w:abstractNumId w:val="4"/>
  </w:num>
  <w:num w:numId="3" w16cid:durableId="1490244283">
    <w:abstractNumId w:val="0"/>
  </w:num>
  <w:num w:numId="4" w16cid:durableId="615260828">
    <w:abstractNumId w:val="12"/>
  </w:num>
  <w:num w:numId="5" w16cid:durableId="3822744">
    <w:abstractNumId w:val="15"/>
  </w:num>
  <w:num w:numId="6" w16cid:durableId="1869030335">
    <w:abstractNumId w:val="2"/>
  </w:num>
  <w:num w:numId="7" w16cid:durableId="105199634">
    <w:abstractNumId w:val="5"/>
  </w:num>
  <w:num w:numId="8" w16cid:durableId="578292298">
    <w:abstractNumId w:val="13"/>
  </w:num>
  <w:num w:numId="9" w16cid:durableId="834759881">
    <w:abstractNumId w:val="6"/>
  </w:num>
  <w:num w:numId="10" w16cid:durableId="1198812917">
    <w:abstractNumId w:val="1"/>
  </w:num>
  <w:num w:numId="11" w16cid:durableId="1228227998">
    <w:abstractNumId w:val="7"/>
  </w:num>
  <w:num w:numId="12" w16cid:durableId="1646928786">
    <w:abstractNumId w:val="9"/>
  </w:num>
  <w:num w:numId="13" w16cid:durableId="1013343764">
    <w:abstractNumId w:val="14"/>
  </w:num>
  <w:num w:numId="14" w16cid:durableId="67268991">
    <w:abstractNumId w:val="11"/>
  </w:num>
  <w:num w:numId="15" w16cid:durableId="1192957138">
    <w:abstractNumId w:val="10"/>
  </w:num>
  <w:num w:numId="16" w16cid:durableId="581643353">
    <w:abstractNumId w:val="3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valeri lebedev">
    <w15:presenceInfo w15:providerId="Windows Live" w15:userId="2872858dcd82b1fe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trackRevisions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399F"/>
    <w:rsid w:val="00020BE6"/>
    <w:rsid w:val="0002143A"/>
    <w:rsid w:val="00021C97"/>
    <w:rsid w:val="0006129A"/>
    <w:rsid w:val="00062BD9"/>
    <w:rsid w:val="0006456D"/>
    <w:rsid w:val="00072341"/>
    <w:rsid w:val="00073FF4"/>
    <w:rsid w:val="00077008"/>
    <w:rsid w:val="00080D48"/>
    <w:rsid w:val="00090480"/>
    <w:rsid w:val="000A6FFD"/>
    <w:rsid w:val="000E142E"/>
    <w:rsid w:val="000E375A"/>
    <w:rsid w:val="001338D2"/>
    <w:rsid w:val="00135970"/>
    <w:rsid w:val="00140681"/>
    <w:rsid w:val="00143650"/>
    <w:rsid w:val="00146C78"/>
    <w:rsid w:val="0015246A"/>
    <w:rsid w:val="00154A8B"/>
    <w:rsid w:val="001634DE"/>
    <w:rsid w:val="001A402F"/>
    <w:rsid w:val="001C428D"/>
    <w:rsid w:val="001D623B"/>
    <w:rsid w:val="001F3024"/>
    <w:rsid w:val="0020568E"/>
    <w:rsid w:val="0022052B"/>
    <w:rsid w:val="0022194E"/>
    <w:rsid w:val="002238F2"/>
    <w:rsid w:val="0022666E"/>
    <w:rsid w:val="002274A8"/>
    <w:rsid w:val="0028224C"/>
    <w:rsid w:val="0028461C"/>
    <w:rsid w:val="00295FE6"/>
    <w:rsid w:val="002A0C48"/>
    <w:rsid w:val="002E243D"/>
    <w:rsid w:val="002E3F51"/>
    <w:rsid w:val="002F2BA4"/>
    <w:rsid w:val="00311884"/>
    <w:rsid w:val="00320A49"/>
    <w:rsid w:val="00353F79"/>
    <w:rsid w:val="00362E0E"/>
    <w:rsid w:val="003759C7"/>
    <w:rsid w:val="003813AC"/>
    <w:rsid w:val="00384BE7"/>
    <w:rsid w:val="003A0466"/>
    <w:rsid w:val="003A525B"/>
    <w:rsid w:val="003A6012"/>
    <w:rsid w:val="003A7F39"/>
    <w:rsid w:val="003C1C7F"/>
    <w:rsid w:val="003C26B3"/>
    <w:rsid w:val="003D081A"/>
    <w:rsid w:val="003D694E"/>
    <w:rsid w:val="003E24A7"/>
    <w:rsid w:val="00405B9B"/>
    <w:rsid w:val="00407819"/>
    <w:rsid w:val="00421EBF"/>
    <w:rsid w:val="00445637"/>
    <w:rsid w:val="00450F94"/>
    <w:rsid w:val="00456E46"/>
    <w:rsid w:val="00474657"/>
    <w:rsid w:val="00480657"/>
    <w:rsid w:val="00492B38"/>
    <w:rsid w:val="00495613"/>
    <w:rsid w:val="004A0476"/>
    <w:rsid w:val="004A0B75"/>
    <w:rsid w:val="004C0A0C"/>
    <w:rsid w:val="004E616D"/>
    <w:rsid w:val="004F705C"/>
    <w:rsid w:val="0050051C"/>
    <w:rsid w:val="00502B02"/>
    <w:rsid w:val="005040A1"/>
    <w:rsid w:val="00504799"/>
    <w:rsid w:val="00506486"/>
    <w:rsid w:val="005120DF"/>
    <w:rsid w:val="00512A62"/>
    <w:rsid w:val="00512AA7"/>
    <w:rsid w:val="0052116C"/>
    <w:rsid w:val="00530E30"/>
    <w:rsid w:val="00536D32"/>
    <w:rsid w:val="005409A5"/>
    <w:rsid w:val="00561A47"/>
    <w:rsid w:val="0056399F"/>
    <w:rsid w:val="005729CE"/>
    <w:rsid w:val="00577982"/>
    <w:rsid w:val="005936FF"/>
    <w:rsid w:val="005A0B40"/>
    <w:rsid w:val="005A3E6A"/>
    <w:rsid w:val="005B67C2"/>
    <w:rsid w:val="005C4CC4"/>
    <w:rsid w:val="005D12BF"/>
    <w:rsid w:val="005D1742"/>
    <w:rsid w:val="005E04CD"/>
    <w:rsid w:val="005E4360"/>
    <w:rsid w:val="005E4B5B"/>
    <w:rsid w:val="005F1C17"/>
    <w:rsid w:val="00615F51"/>
    <w:rsid w:val="0063465F"/>
    <w:rsid w:val="00643B78"/>
    <w:rsid w:val="00643E5B"/>
    <w:rsid w:val="006707C4"/>
    <w:rsid w:val="00685897"/>
    <w:rsid w:val="006862A9"/>
    <w:rsid w:val="006913DC"/>
    <w:rsid w:val="006A4A3B"/>
    <w:rsid w:val="006A4E51"/>
    <w:rsid w:val="006C7BE9"/>
    <w:rsid w:val="006D4B1A"/>
    <w:rsid w:val="006E1F2B"/>
    <w:rsid w:val="00715375"/>
    <w:rsid w:val="00716F15"/>
    <w:rsid w:val="00717D0E"/>
    <w:rsid w:val="00726404"/>
    <w:rsid w:val="00743243"/>
    <w:rsid w:val="0074347C"/>
    <w:rsid w:val="00744F0A"/>
    <w:rsid w:val="00753E0C"/>
    <w:rsid w:val="007635B6"/>
    <w:rsid w:val="00764FB1"/>
    <w:rsid w:val="00766C44"/>
    <w:rsid w:val="00787E3D"/>
    <w:rsid w:val="00797CA3"/>
    <w:rsid w:val="007C544B"/>
    <w:rsid w:val="007D3963"/>
    <w:rsid w:val="007D5C4C"/>
    <w:rsid w:val="007D640B"/>
    <w:rsid w:val="007D7194"/>
    <w:rsid w:val="007D7DDD"/>
    <w:rsid w:val="007E782B"/>
    <w:rsid w:val="0080750D"/>
    <w:rsid w:val="008261AB"/>
    <w:rsid w:val="00827478"/>
    <w:rsid w:val="00831BD9"/>
    <w:rsid w:val="008362A1"/>
    <w:rsid w:val="00836740"/>
    <w:rsid w:val="00857665"/>
    <w:rsid w:val="00866AE8"/>
    <w:rsid w:val="00877E63"/>
    <w:rsid w:val="00884FF7"/>
    <w:rsid w:val="008861AA"/>
    <w:rsid w:val="008B5E53"/>
    <w:rsid w:val="008C3559"/>
    <w:rsid w:val="008C69DB"/>
    <w:rsid w:val="008D1BF2"/>
    <w:rsid w:val="008D29F4"/>
    <w:rsid w:val="008D7A23"/>
    <w:rsid w:val="008F1185"/>
    <w:rsid w:val="008F1F2A"/>
    <w:rsid w:val="008F552A"/>
    <w:rsid w:val="009056AF"/>
    <w:rsid w:val="00910288"/>
    <w:rsid w:val="00917895"/>
    <w:rsid w:val="00922D8B"/>
    <w:rsid w:val="009248E3"/>
    <w:rsid w:val="00933D81"/>
    <w:rsid w:val="0094179B"/>
    <w:rsid w:val="00945175"/>
    <w:rsid w:val="00953C2C"/>
    <w:rsid w:val="009548C5"/>
    <w:rsid w:val="00966AA2"/>
    <w:rsid w:val="00967D78"/>
    <w:rsid w:val="00981F0F"/>
    <w:rsid w:val="009A3355"/>
    <w:rsid w:val="009A3A38"/>
    <w:rsid w:val="009B0D95"/>
    <w:rsid w:val="009B33A7"/>
    <w:rsid w:val="009C3DAC"/>
    <w:rsid w:val="009C464B"/>
    <w:rsid w:val="009D4003"/>
    <w:rsid w:val="009D4FE9"/>
    <w:rsid w:val="009E64B1"/>
    <w:rsid w:val="00A2000A"/>
    <w:rsid w:val="00A22C46"/>
    <w:rsid w:val="00A318D6"/>
    <w:rsid w:val="00A4107E"/>
    <w:rsid w:val="00A43120"/>
    <w:rsid w:val="00A4409A"/>
    <w:rsid w:val="00A47451"/>
    <w:rsid w:val="00A529C0"/>
    <w:rsid w:val="00A80851"/>
    <w:rsid w:val="00A8151F"/>
    <w:rsid w:val="00A9217D"/>
    <w:rsid w:val="00A975A5"/>
    <w:rsid w:val="00AA1568"/>
    <w:rsid w:val="00AB0620"/>
    <w:rsid w:val="00AC029E"/>
    <w:rsid w:val="00AC4306"/>
    <w:rsid w:val="00AD6F60"/>
    <w:rsid w:val="00AD7C3D"/>
    <w:rsid w:val="00B01CC9"/>
    <w:rsid w:val="00B11FCD"/>
    <w:rsid w:val="00B17DB8"/>
    <w:rsid w:val="00B203F2"/>
    <w:rsid w:val="00B22D84"/>
    <w:rsid w:val="00B31EF3"/>
    <w:rsid w:val="00B3664B"/>
    <w:rsid w:val="00B46D1A"/>
    <w:rsid w:val="00B67FC1"/>
    <w:rsid w:val="00B949E6"/>
    <w:rsid w:val="00BC1E0E"/>
    <w:rsid w:val="00BC5418"/>
    <w:rsid w:val="00BD26A9"/>
    <w:rsid w:val="00BD687F"/>
    <w:rsid w:val="00BD6DC8"/>
    <w:rsid w:val="00C05908"/>
    <w:rsid w:val="00C1246C"/>
    <w:rsid w:val="00C33CB2"/>
    <w:rsid w:val="00C4017F"/>
    <w:rsid w:val="00C42D09"/>
    <w:rsid w:val="00C450BF"/>
    <w:rsid w:val="00C461CE"/>
    <w:rsid w:val="00CA4B6D"/>
    <w:rsid w:val="00CB05CB"/>
    <w:rsid w:val="00D0461E"/>
    <w:rsid w:val="00D16636"/>
    <w:rsid w:val="00D252E3"/>
    <w:rsid w:val="00D26C18"/>
    <w:rsid w:val="00D32663"/>
    <w:rsid w:val="00D44958"/>
    <w:rsid w:val="00D60A1D"/>
    <w:rsid w:val="00D80F5D"/>
    <w:rsid w:val="00DC1DF9"/>
    <w:rsid w:val="00DC3BD0"/>
    <w:rsid w:val="00DF1E49"/>
    <w:rsid w:val="00DF6BBD"/>
    <w:rsid w:val="00E0007D"/>
    <w:rsid w:val="00E02420"/>
    <w:rsid w:val="00E051FA"/>
    <w:rsid w:val="00E07A46"/>
    <w:rsid w:val="00E11661"/>
    <w:rsid w:val="00E11B45"/>
    <w:rsid w:val="00E167CD"/>
    <w:rsid w:val="00E26565"/>
    <w:rsid w:val="00E3073E"/>
    <w:rsid w:val="00E366D5"/>
    <w:rsid w:val="00E4075C"/>
    <w:rsid w:val="00E47DE1"/>
    <w:rsid w:val="00E6463A"/>
    <w:rsid w:val="00E703E1"/>
    <w:rsid w:val="00E77BF8"/>
    <w:rsid w:val="00E843E0"/>
    <w:rsid w:val="00E92010"/>
    <w:rsid w:val="00EA43FA"/>
    <w:rsid w:val="00EA63A3"/>
    <w:rsid w:val="00EC49D3"/>
    <w:rsid w:val="00ED0572"/>
    <w:rsid w:val="00EF00D5"/>
    <w:rsid w:val="00EF2C8C"/>
    <w:rsid w:val="00EF6426"/>
    <w:rsid w:val="00F03FFD"/>
    <w:rsid w:val="00F11AA4"/>
    <w:rsid w:val="00F20DC2"/>
    <w:rsid w:val="00F25554"/>
    <w:rsid w:val="00F31A8A"/>
    <w:rsid w:val="00F341EC"/>
    <w:rsid w:val="00F415B4"/>
    <w:rsid w:val="00F4563E"/>
    <w:rsid w:val="00F45E3A"/>
    <w:rsid w:val="00F525EE"/>
    <w:rsid w:val="00F52B2A"/>
    <w:rsid w:val="00F57FE1"/>
    <w:rsid w:val="00F66E7B"/>
    <w:rsid w:val="00F909AD"/>
    <w:rsid w:val="00FB39E6"/>
    <w:rsid w:val="00FC691B"/>
    <w:rsid w:val="00FE2208"/>
    <w:rsid w:val="00FE28D0"/>
    <w:rsid w:val="00FE3E6B"/>
    <w:rsid w:val="00FF05FF"/>
    <w:rsid w:val="00FF76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6A47F2"/>
  <w15:chartTrackingRefBased/>
  <w15:docId w15:val="{2F431222-9E4B-8A49-A253-AD86AD9A3C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AC029E"/>
    <w:pPr>
      <w:keepNext/>
      <w:keepLines/>
      <w:numPr>
        <w:numId w:val="16"/>
      </w:numPr>
      <w:spacing w:before="240" w:line="360" w:lineRule="auto"/>
      <w:outlineLvl w:val="0"/>
    </w:pPr>
    <w:rPr>
      <w:rFonts w:asciiTheme="majorHAnsi" w:eastAsiaTheme="majorEastAsia" w:hAnsiTheme="majorHAnsi" w:cstheme="majorBidi"/>
      <w:b/>
      <w:bCs/>
      <w:color w:val="000000" w:themeColor="text1"/>
      <w:sz w:val="32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1D623B"/>
    <w:pPr>
      <w:keepNext/>
      <w:keepLines/>
      <w:numPr>
        <w:ilvl w:val="1"/>
        <w:numId w:val="16"/>
      </w:numPr>
      <w:spacing w:before="240" w:after="240"/>
      <w:outlineLvl w:val="1"/>
    </w:pPr>
    <w:rPr>
      <w:rFonts w:asciiTheme="majorHAnsi" w:eastAsiaTheme="majorEastAsia" w:hAnsiTheme="majorHAnsi" w:cstheme="majorBidi"/>
      <w:color w:val="000000" w:themeColor="text1"/>
      <w:sz w:val="26"/>
      <w:szCs w:val="26"/>
      <w:lang w:val="en-US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AC029E"/>
    <w:pPr>
      <w:keepNext/>
      <w:keepLines/>
      <w:numPr>
        <w:ilvl w:val="2"/>
        <w:numId w:val="16"/>
      </w:numPr>
      <w:spacing w:before="160" w:after="120" w:line="360" w:lineRule="auto"/>
      <w:outlineLvl w:val="2"/>
    </w:pPr>
    <w:rPr>
      <w:rFonts w:asciiTheme="majorHAnsi" w:eastAsiaTheme="majorEastAsia" w:hAnsiTheme="majorHAnsi" w:cstheme="majorBidi"/>
      <w:color w:val="000000" w:themeColor="text1"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rsid w:val="00AC029E"/>
    <w:pPr>
      <w:keepNext/>
      <w:keepLines/>
      <w:numPr>
        <w:ilvl w:val="3"/>
        <w:numId w:val="16"/>
      </w:numPr>
      <w:spacing w:before="160" w:after="120" w:line="360" w:lineRule="auto"/>
      <w:outlineLvl w:val="3"/>
    </w:pPr>
    <w:rPr>
      <w:rFonts w:asciiTheme="majorHAnsi" w:eastAsiaTheme="majorEastAsia" w:hAnsiTheme="majorHAnsi" w:cstheme="majorBidi"/>
      <w:iCs/>
      <w:color w:val="000000" w:themeColor="tex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C029E"/>
    <w:pPr>
      <w:keepNext/>
      <w:keepLines/>
      <w:numPr>
        <w:ilvl w:val="4"/>
        <w:numId w:val="16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C029E"/>
    <w:pPr>
      <w:keepNext/>
      <w:keepLines/>
      <w:numPr>
        <w:ilvl w:val="5"/>
        <w:numId w:val="16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C029E"/>
    <w:pPr>
      <w:keepNext/>
      <w:keepLines/>
      <w:numPr>
        <w:ilvl w:val="6"/>
        <w:numId w:val="16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C029E"/>
    <w:pPr>
      <w:keepNext/>
      <w:keepLines/>
      <w:numPr>
        <w:ilvl w:val="7"/>
        <w:numId w:val="16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C029E"/>
    <w:pPr>
      <w:keepNext/>
      <w:keepLines/>
      <w:numPr>
        <w:ilvl w:val="8"/>
        <w:numId w:val="16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6399F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D60A1D"/>
    <w:rPr>
      <w:rFonts w:asciiTheme="majorHAnsi" w:eastAsiaTheme="majorEastAsia" w:hAnsiTheme="majorHAnsi" w:cstheme="majorBidi"/>
      <w:b/>
      <w:bCs/>
      <w:color w:val="000000" w:themeColor="text1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D623B"/>
    <w:rPr>
      <w:rFonts w:asciiTheme="majorHAnsi" w:eastAsiaTheme="majorEastAsia" w:hAnsiTheme="majorHAnsi" w:cstheme="majorBidi"/>
      <w:color w:val="000000" w:themeColor="text1"/>
      <w:sz w:val="26"/>
      <w:szCs w:val="26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rsid w:val="00140681"/>
    <w:rPr>
      <w:rFonts w:asciiTheme="majorHAnsi" w:eastAsiaTheme="majorEastAsia" w:hAnsiTheme="majorHAnsi" w:cstheme="majorBidi"/>
      <w:color w:val="000000" w:themeColor="text1"/>
    </w:rPr>
  </w:style>
  <w:style w:type="numbering" w:customStyle="1" w:styleId="1">
    <w:name w:val="Текущий список1"/>
    <w:uiPriority w:val="99"/>
    <w:rsid w:val="0056399F"/>
    <w:pPr>
      <w:numPr>
        <w:numId w:val="5"/>
      </w:numPr>
    </w:pPr>
  </w:style>
  <w:style w:type="numbering" w:customStyle="1" w:styleId="2">
    <w:name w:val="Текущий список2"/>
    <w:uiPriority w:val="99"/>
    <w:rsid w:val="003A7F39"/>
    <w:pPr>
      <w:numPr>
        <w:numId w:val="7"/>
      </w:numPr>
    </w:pPr>
  </w:style>
  <w:style w:type="numbering" w:styleId="111111">
    <w:name w:val="Outline List 2"/>
    <w:basedOn w:val="NoList"/>
    <w:uiPriority w:val="99"/>
    <w:semiHidden/>
    <w:unhideWhenUsed/>
    <w:rsid w:val="003A7F39"/>
    <w:pPr>
      <w:numPr>
        <w:numId w:val="8"/>
      </w:numPr>
    </w:pPr>
  </w:style>
  <w:style w:type="character" w:customStyle="1" w:styleId="Heading4Char">
    <w:name w:val="Heading 4 Char"/>
    <w:basedOn w:val="DefaultParagraphFont"/>
    <w:link w:val="Heading4"/>
    <w:uiPriority w:val="9"/>
    <w:rsid w:val="006D4B1A"/>
    <w:rPr>
      <w:rFonts w:asciiTheme="majorHAnsi" w:eastAsiaTheme="majorEastAsia" w:hAnsiTheme="majorHAnsi" w:cstheme="majorBidi"/>
      <w:iCs/>
      <w:color w:val="000000" w:themeColor="tex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A7F39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A7F39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A7F39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A7F39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A7F39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numbering" w:styleId="ArticleSection">
    <w:name w:val="Outline List 3"/>
    <w:basedOn w:val="NoList"/>
    <w:uiPriority w:val="99"/>
    <w:semiHidden/>
    <w:unhideWhenUsed/>
    <w:rsid w:val="003A7F39"/>
    <w:pPr>
      <w:numPr>
        <w:numId w:val="9"/>
      </w:numPr>
    </w:pPr>
  </w:style>
  <w:style w:type="paragraph" w:styleId="Index1">
    <w:name w:val="index 1"/>
    <w:basedOn w:val="Normal"/>
    <w:next w:val="Normal"/>
    <w:autoRedefine/>
    <w:uiPriority w:val="99"/>
    <w:unhideWhenUsed/>
    <w:rsid w:val="00F525EE"/>
    <w:pPr>
      <w:ind w:left="240" w:hanging="240"/>
    </w:pPr>
    <w:rPr>
      <w:rFonts w:cstheme="minorHAnsi"/>
      <w:sz w:val="18"/>
      <w:szCs w:val="18"/>
    </w:rPr>
  </w:style>
  <w:style w:type="paragraph" w:styleId="Index2">
    <w:name w:val="index 2"/>
    <w:basedOn w:val="Normal"/>
    <w:next w:val="Normal"/>
    <w:autoRedefine/>
    <w:uiPriority w:val="99"/>
    <w:unhideWhenUsed/>
    <w:rsid w:val="00F525EE"/>
    <w:pPr>
      <w:ind w:left="480" w:hanging="240"/>
    </w:pPr>
    <w:rPr>
      <w:rFonts w:cstheme="minorHAnsi"/>
      <w:sz w:val="18"/>
      <w:szCs w:val="18"/>
    </w:rPr>
  </w:style>
  <w:style w:type="paragraph" w:styleId="Index3">
    <w:name w:val="index 3"/>
    <w:basedOn w:val="Normal"/>
    <w:next w:val="Normal"/>
    <w:autoRedefine/>
    <w:uiPriority w:val="99"/>
    <w:unhideWhenUsed/>
    <w:rsid w:val="00F525EE"/>
    <w:pPr>
      <w:ind w:left="720" w:hanging="240"/>
    </w:pPr>
    <w:rPr>
      <w:rFonts w:cstheme="minorHAnsi"/>
      <w:sz w:val="18"/>
      <w:szCs w:val="18"/>
    </w:rPr>
  </w:style>
  <w:style w:type="paragraph" w:styleId="Index4">
    <w:name w:val="index 4"/>
    <w:basedOn w:val="Normal"/>
    <w:next w:val="Normal"/>
    <w:autoRedefine/>
    <w:uiPriority w:val="99"/>
    <w:unhideWhenUsed/>
    <w:rsid w:val="00F525EE"/>
    <w:pPr>
      <w:ind w:left="960" w:hanging="240"/>
    </w:pPr>
    <w:rPr>
      <w:rFonts w:cstheme="minorHAnsi"/>
      <w:sz w:val="18"/>
      <w:szCs w:val="18"/>
    </w:rPr>
  </w:style>
  <w:style w:type="paragraph" w:styleId="Index5">
    <w:name w:val="index 5"/>
    <w:basedOn w:val="Normal"/>
    <w:next w:val="Normal"/>
    <w:autoRedefine/>
    <w:uiPriority w:val="99"/>
    <w:unhideWhenUsed/>
    <w:rsid w:val="00F525EE"/>
    <w:pPr>
      <w:ind w:left="1200" w:hanging="240"/>
    </w:pPr>
    <w:rPr>
      <w:rFonts w:cstheme="minorHAnsi"/>
      <w:sz w:val="18"/>
      <w:szCs w:val="18"/>
    </w:rPr>
  </w:style>
  <w:style w:type="paragraph" w:styleId="Index6">
    <w:name w:val="index 6"/>
    <w:basedOn w:val="Normal"/>
    <w:next w:val="Normal"/>
    <w:autoRedefine/>
    <w:uiPriority w:val="99"/>
    <w:unhideWhenUsed/>
    <w:rsid w:val="00F525EE"/>
    <w:pPr>
      <w:ind w:left="1440" w:hanging="240"/>
    </w:pPr>
    <w:rPr>
      <w:rFonts w:cstheme="minorHAnsi"/>
      <w:sz w:val="18"/>
      <w:szCs w:val="18"/>
    </w:rPr>
  </w:style>
  <w:style w:type="paragraph" w:styleId="Index7">
    <w:name w:val="index 7"/>
    <w:basedOn w:val="Normal"/>
    <w:next w:val="Normal"/>
    <w:autoRedefine/>
    <w:uiPriority w:val="99"/>
    <w:unhideWhenUsed/>
    <w:rsid w:val="00F525EE"/>
    <w:pPr>
      <w:ind w:left="1680" w:hanging="240"/>
    </w:pPr>
    <w:rPr>
      <w:rFonts w:cstheme="minorHAnsi"/>
      <w:sz w:val="18"/>
      <w:szCs w:val="18"/>
    </w:rPr>
  </w:style>
  <w:style w:type="paragraph" w:styleId="Index8">
    <w:name w:val="index 8"/>
    <w:basedOn w:val="Normal"/>
    <w:next w:val="Normal"/>
    <w:autoRedefine/>
    <w:uiPriority w:val="99"/>
    <w:unhideWhenUsed/>
    <w:rsid w:val="00F525EE"/>
    <w:pPr>
      <w:ind w:left="1920" w:hanging="240"/>
    </w:pPr>
    <w:rPr>
      <w:rFonts w:cstheme="minorHAnsi"/>
      <w:sz w:val="18"/>
      <w:szCs w:val="18"/>
    </w:rPr>
  </w:style>
  <w:style w:type="paragraph" w:styleId="Index9">
    <w:name w:val="index 9"/>
    <w:basedOn w:val="Normal"/>
    <w:next w:val="Normal"/>
    <w:autoRedefine/>
    <w:uiPriority w:val="99"/>
    <w:unhideWhenUsed/>
    <w:rsid w:val="00F525EE"/>
    <w:pPr>
      <w:ind w:left="2160" w:hanging="240"/>
    </w:pPr>
    <w:rPr>
      <w:rFonts w:cstheme="minorHAnsi"/>
      <w:sz w:val="18"/>
      <w:szCs w:val="18"/>
    </w:rPr>
  </w:style>
  <w:style w:type="paragraph" w:styleId="IndexHeading">
    <w:name w:val="index heading"/>
    <w:basedOn w:val="Normal"/>
    <w:next w:val="Index1"/>
    <w:uiPriority w:val="99"/>
    <w:unhideWhenUsed/>
    <w:rsid w:val="00F525EE"/>
    <w:pPr>
      <w:spacing w:before="240" w:after="120"/>
      <w:jc w:val="center"/>
    </w:pPr>
    <w:rPr>
      <w:rFonts w:cstheme="minorHAnsi"/>
      <w:b/>
      <w:bCs/>
      <w:sz w:val="26"/>
      <w:szCs w:val="26"/>
    </w:rPr>
  </w:style>
  <w:style w:type="paragraph" w:styleId="TOC1">
    <w:name w:val="toc 1"/>
    <w:basedOn w:val="Normal"/>
    <w:next w:val="Normal"/>
    <w:autoRedefine/>
    <w:uiPriority w:val="39"/>
    <w:unhideWhenUsed/>
    <w:rsid w:val="00F525EE"/>
    <w:pPr>
      <w:spacing w:before="120"/>
    </w:pPr>
    <w:rPr>
      <w:rFonts w:cstheme="minorHAnsi"/>
      <w:b/>
      <w:bCs/>
      <w:i/>
      <w:iCs/>
    </w:rPr>
  </w:style>
  <w:style w:type="paragraph" w:styleId="TOC2">
    <w:name w:val="toc 2"/>
    <w:basedOn w:val="Normal"/>
    <w:next w:val="Normal"/>
    <w:autoRedefine/>
    <w:uiPriority w:val="39"/>
    <w:unhideWhenUsed/>
    <w:rsid w:val="00F525EE"/>
    <w:pPr>
      <w:spacing w:before="120"/>
      <w:ind w:left="240"/>
    </w:pPr>
    <w:rPr>
      <w:rFonts w:cstheme="minorHAnsi"/>
      <w:b/>
      <w:bCs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F525EE"/>
    <w:pPr>
      <w:ind w:left="480"/>
    </w:pPr>
    <w:rPr>
      <w:rFonts w:cs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F525EE"/>
    <w:pPr>
      <w:ind w:left="720"/>
    </w:pPr>
    <w:rPr>
      <w:rFonts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F525EE"/>
    <w:pPr>
      <w:ind w:left="960"/>
    </w:pPr>
    <w:rPr>
      <w:rFonts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F525EE"/>
    <w:pPr>
      <w:ind w:left="1200"/>
    </w:pPr>
    <w:rPr>
      <w:rFonts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F525EE"/>
    <w:pPr>
      <w:ind w:left="1440"/>
    </w:pPr>
    <w:rPr>
      <w:rFonts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F525EE"/>
    <w:pPr>
      <w:ind w:left="1680"/>
    </w:pPr>
    <w:rPr>
      <w:rFonts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F525EE"/>
    <w:pPr>
      <w:ind w:left="1920"/>
    </w:pPr>
    <w:rPr>
      <w:rFonts w:cstheme="minorHAnsi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F525EE"/>
    <w:rPr>
      <w:color w:val="0563C1" w:themeColor="hyperlink"/>
      <w:u w:val="single"/>
    </w:rPr>
  </w:style>
  <w:style w:type="paragraph" w:styleId="Title">
    <w:name w:val="Title"/>
    <w:basedOn w:val="Normal"/>
    <w:next w:val="Normal"/>
    <w:link w:val="TitleChar"/>
    <w:uiPriority w:val="10"/>
    <w:qFormat/>
    <w:rsid w:val="00F525EE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525E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Footer">
    <w:name w:val="footer"/>
    <w:basedOn w:val="Normal"/>
    <w:link w:val="FooterChar"/>
    <w:uiPriority w:val="99"/>
    <w:unhideWhenUsed/>
    <w:rsid w:val="00BD6DC8"/>
    <w:pPr>
      <w:tabs>
        <w:tab w:val="center" w:pos="4677"/>
        <w:tab w:val="right" w:pos="9355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D6DC8"/>
  </w:style>
  <w:style w:type="character" w:styleId="PageNumber">
    <w:name w:val="page number"/>
    <w:basedOn w:val="DefaultParagraphFont"/>
    <w:uiPriority w:val="99"/>
    <w:semiHidden/>
    <w:unhideWhenUsed/>
    <w:rsid w:val="00BD6DC8"/>
  </w:style>
  <w:style w:type="paragraph" w:styleId="TOCHeading">
    <w:name w:val="TOC Heading"/>
    <w:basedOn w:val="Heading1"/>
    <w:next w:val="Normal"/>
    <w:uiPriority w:val="39"/>
    <w:unhideWhenUsed/>
    <w:qFormat/>
    <w:rsid w:val="00BD6DC8"/>
    <w:pPr>
      <w:numPr>
        <w:numId w:val="0"/>
      </w:numPr>
      <w:spacing w:before="480" w:line="276" w:lineRule="auto"/>
      <w:outlineLvl w:val="9"/>
    </w:pPr>
    <w:rPr>
      <w:b w:val="0"/>
      <w:bCs w:val="0"/>
      <w:color w:val="2F5496" w:themeColor="accent1" w:themeShade="BF"/>
      <w:sz w:val="28"/>
      <w:szCs w:val="28"/>
      <w:lang w:eastAsia="ru-RU"/>
    </w:rPr>
  </w:style>
  <w:style w:type="paragraph" w:styleId="NoSpacing">
    <w:name w:val="No Spacing"/>
    <w:uiPriority w:val="1"/>
    <w:qFormat/>
    <w:rsid w:val="00E6463A"/>
  </w:style>
  <w:style w:type="paragraph" w:styleId="Caption">
    <w:name w:val="caption"/>
    <w:basedOn w:val="Normal"/>
    <w:next w:val="Normal"/>
    <w:link w:val="CaptionChar"/>
    <w:unhideWhenUsed/>
    <w:qFormat/>
    <w:rsid w:val="000E375A"/>
    <w:pPr>
      <w:spacing w:after="200"/>
    </w:pPr>
    <w:rPr>
      <w:i/>
      <w:iCs/>
      <w:color w:val="44546A" w:themeColor="text2"/>
      <w:sz w:val="18"/>
      <w:szCs w:val="18"/>
    </w:rPr>
  </w:style>
  <w:style w:type="character" w:styleId="PlaceholderText">
    <w:name w:val="Placeholder Text"/>
    <w:basedOn w:val="DefaultParagraphFont"/>
    <w:uiPriority w:val="99"/>
    <w:semiHidden/>
    <w:rsid w:val="00A2000A"/>
    <w:rPr>
      <w:color w:val="666666"/>
    </w:rPr>
  </w:style>
  <w:style w:type="table" w:styleId="TableGrid">
    <w:name w:val="Table Grid"/>
    <w:basedOn w:val="TableNormal"/>
    <w:uiPriority w:val="39"/>
    <w:rsid w:val="00F52B2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CaptionChar">
    <w:name w:val="Caption Char"/>
    <w:basedOn w:val="DefaultParagraphFont"/>
    <w:link w:val="Caption"/>
    <w:rsid w:val="00C1246C"/>
    <w:rPr>
      <w:i/>
      <w:iCs/>
      <w:color w:val="44546A" w:themeColor="text2"/>
      <w:sz w:val="18"/>
      <w:szCs w:val="18"/>
    </w:rPr>
  </w:style>
  <w:style w:type="numbering" w:customStyle="1" w:styleId="3">
    <w:name w:val="Текущий список3"/>
    <w:uiPriority w:val="99"/>
    <w:rsid w:val="00AC029E"/>
    <w:pPr>
      <w:numPr>
        <w:numId w:val="14"/>
      </w:numPr>
    </w:pPr>
  </w:style>
  <w:style w:type="character" w:styleId="UnresolvedMention">
    <w:name w:val="Unresolved Mention"/>
    <w:basedOn w:val="DefaultParagraphFont"/>
    <w:uiPriority w:val="99"/>
    <w:semiHidden/>
    <w:unhideWhenUsed/>
    <w:rsid w:val="00ED0572"/>
    <w:rPr>
      <w:color w:val="605E5C"/>
      <w:shd w:val="clear" w:color="auto" w:fill="E1DFDD"/>
    </w:rPr>
  </w:style>
  <w:style w:type="character" w:styleId="CommentReference">
    <w:name w:val="annotation reference"/>
    <w:basedOn w:val="DefaultParagraphFont"/>
    <w:uiPriority w:val="99"/>
    <w:semiHidden/>
    <w:unhideWhenUsed/>
    <w:rsid w:val="00512A6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512A62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512A62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12A6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12A62"/>
    <w:rPr>
      <w:b/>
      <w:bCs/>
      <w:sz w:val="20"/>
      <w:szCs w:val="20"/>
    </w:rPr>
  </w:style>
  <w:style w:type="paragraph" w:styleId="Revision">
    <w:name w:val="Revision"/>
    <w:hidden/>
    <w:uiPriority w:val="99"/>
    <w:semiHidden/>
    <w:rsid w:val="00512A6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18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541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503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774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928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669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328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5.png"/><Relationship Id="rId21" Type="http://schemas.openxmlformats.org/officeDocument/2006/relationships/image" Target="media/image10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63" Type="http://schemas.openxmlformats.org/officeDocument/2006/relationships/image" Target="media/image52.png"/><Relationship Id="rId68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9" Type="http://schemas.openxmlformats.org/officeDocument/2006/relationships/image" Target="media/image18.png"/><Relationship Id="rId11" Type="http://schemas.openxmlformats.org/officeDocument/2006/relationships/comments" Target="comments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66" Type="http://schemas.openxmlformats.org/officeDocument/2006/relationships/footer" Target="footer1.xml"/><Relationship Id="rId5" Type="http://schemas.openxmlformats.org/officeDocument/2006/relationships/webSettings" Target="webSettings.xml"/><Relationship Id="rId61" Type="http://schemas.openxmlformats.org/officeDocument/2006/relationships/image" Target="media/image50.png"/><Relationship Id="rId19" Type="http://schemas.openxmlformats.org/officeDocument/2006/relationships/image" Target="media/image8.png"/><Relationship Id="rId14" Type="http://schemas.microsoft.com/office/2018/08/relationships/commentsExtensible" Target="commentsExtensible.xml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image" Target="media/image45.png"/><Relationship Id="rId64" Type="http://schemas.openxmlformats.org/officeDocument/2006/relationships/hyperlink" Target="https://mad.web.cern.ch/mad/" TargetMode="External"/><Relationship Id="rId69" Type="http://schemas.microsoft.com/office/2011/relationships/people" Target="people.xml"/><Relationship Id="rId8" Type="http://schemas.openxmlformats.org/officeDocument/2006/relationships/image" Target="media/image1.png"/><Relationship Id="rId51" Type="http://schemas.openxmlformats.org/officeDocument/2006/relationships/image" Target="media/image40.png"/><Relationship Id="rId3" Type="http://schemas.openxmlformats.org/officeDocument/2006/relationships/styles" Target="styles.xml"/><Relationship Id="rId12" Type="http://schemas.microsoft.com/office/2011/relationships/commentsExtended" Target="commentsExtended.xm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image" Target="media/image48.png"/><Relationship Id="rId67" Type="http://schemas.openxmlformats.org/officeDocument/2006/relationships/footer" Target="footer2.xml"/><Relationship Id="rId20" Type="http://schemas.openxmlformats.org/officeDocument/2006/relationships/image" Target="media/image9.png"/><Relationship Id="rId41" Type="http://schemas.openxmlformats.org/officeDocument/2006/relationships/image" Target="media/image30.png"/><Relationship Id="rId54" Type="http://schemas.openxmlformats.org/officeDocument/2006/relationships/image" Target="media/image43.png"/><Relationship Id="rId62" Type="http://schemas.openxmlformats.org/officeDocument/2006/relationships/image" Target="media/image51.png"/><Relationship Id="rId7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57" Type="http://schemas.openxmlformats.org/officeDocument/2006/relationships/image" Target="media/image46.png"/><Relationship Id="rId10" Type="http://schemas.openxmlformats.org/officeDocument/2006/relationships/image" Target="media/image3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60" Type="http://schemas.openxmlformats.org/officeDocument/2006/relationships/image" Target="media/image49.png"/><Relationship Id="rId65" Type="http://schemas.openxmlformats.org/officeDocument/2006/relationships/hyperlink" Target="https://blond.web.cern.ch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microsoft.com/office/2016/09/relationships/commentsIds" Target="commentsIds.xml"/><Relationship Id="rId18" Type="http://schemas.openxmlformats.org/officeDocument/2006/relationships/image" Target="media/image7.png"/><Relationship Id="rId39" Type="http://schemas.openxmlformats.org/officeDocument/2006/relationships/image" Target="media/image28.png"/><Relationship Id="rId34" Type="http://schemas.openxmlformats.org/officeDocument/2006/relationships/image" Target="media/image23.png"/><Relationship Id="rId50" Type="http://schemas.openxmlformats.org/officeDocument/2006/relationships/image" Target="media/image39.png"/><Relationship Id="rId55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76C6CE1B-B288-D647-8824-AD23188BD6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348</TotalTime>
  <Pages>16</Pages>
  <Words>2835</Words>
  <Characters>16164</Characters>
  <Application>Microsoft Office Word</Application>
  <DocSecurity>0</DocSecurity>
  <Lines>134</Lines>
  <Paragraphs>37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18962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valeri lebedev</cp:lastModifiedBy>
  <cp:revision>4</cp:revision>
  <dcterms:created xsi:type="dcterms:W3CDTF">2024-01-12T08:36:00Z</dcterms:created>
  <dcterms:modified xsi:type="dcterms:W3CDTF">2024-01-12T14:58:00Z</dcterms:modified>
</cp:coreProperties>
</file>